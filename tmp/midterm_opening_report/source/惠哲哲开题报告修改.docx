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media/image5.png" ContentType="image/png"/>
  <Override PartName="/word/media/image2.png" ContentType="image/png"/>
  <Override PartName="/word/media/image3.png" ContentType="image/png"/>
  <Override PartName="/word/media/image4.png" ContentType="image/png"/>
  <Override PartName="/word/media/image6.png" ContentType="image/png"/>
  <Override PartName="/word/media/image7.png" ContentType="image/png"/>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standalone="yes"?>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w:body><w:p><w:pPr><w:pStyle w:val="Normal"/><w:spacing w:lineRule="exact" w:line="900"/><w:jc w:val="left"/><w:rPr><w:rFonts w:eastAsia="华文行楷"/><w:sz w:val="52"/><w:szCs w:val="52"/></w:rPr></w:pPr><w:r><w:rPr><w:lang w:val="en-US" w:eastAsia="en-US"/></w:rPr><w:drawing><wp:inline distT="0" distB="0" distL="0" distR="0"><wp:extent cx="2343150" cy="461645"/><wp:effectExtent l="0" t="0" r="0" b="0"/><wp:docPr id="1" name="图片 1" descr=""></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图片 1" descr=""></pic:cNvPr><pic:cNvPicPr><a:picLocks noChangeAspect="1" noChangeArrowheads="1"/></pic:cNvPicPr></pic:nvPicPr><pic:blipFill><a:blip r:embed="rId2"></a:blip><a:srcRect l="-4" t="-19" r="-4" b="-19"/><a:stretch><a:fillRect/></a:stretch></pic:blipFill><pic:spPr bwMode="auto"><a:xfrm><a:off x="0" y="0"/><a:ext cx="2343150" cy="461645"/></a:xfrm><a:prstGeom prst="rect"><a:avLst/></a:prstGeom></pic:spPr></pic:pic></a:graphicData></a:graphic></wp:inline></w:drawing></w:r></w:p><w:p><w:pPr><w:pStyle w:val="Normal"/><w:spacing w:lineRule="exact" w:line="800" w:before="207" w:after="0"/><w:jc w:val="center"/><w:rPr><w:rFonts w:eastAsia="黑体;SimHei"/><w:b/><w:b/><w:sz w:val="52"/><w:szCs w:val="52"/></w:rPr></w:pPr><w:r><w:rPr><w:rFonts w:eastAsia="黑体;SimHei"/><w:b/><w:sz w:val="52"/><w:szCs w:val="52"/></w:rPr><w:t>西安建筑科技大学</w:t></w:r></w:p><w:p><w:pPr><w:pStyle w:val="Normal"/><w:spacing w:lineRule="exact" w:line="800"/><w:jc w:val="center"/><w:rPr></w:rPr></w:pPr><w:r><w:rPr><w:rFonts w:eastAsia="黑体;SimHei"/><w:b/><w:sz w:val="52"/><w:szCs w:val="52"/></w:rPr><w:t>硕士</w:t></w:r><w:r><w:rPr><w:rFonts w:eastAsia="黑体;SimHei"/><w:b/><w:sz w:val="52"/><w:szCs w:val="52"/></w:rPr><w:t>研究生学位论文开题报告</w:t></w:r></w:p><w:p><w:pPr><w:pStyle w:val="Normal"/><w:jc w:val="center"/><w:rPr><w:rFonts w:eastAsia="黑体;SimHei"/><w:b/><w:b/><w:sz w:val="52"/><w:szCs w:val="52"/></w:rPr></w:pPr><w:r><w:rPr><w:rFonts w:eastAsia="黑体;SimHei"/><w:b/><w:sz w:val="52"/><w:szCs w:val="52"/></w:rPr></w:r></w:p><w:p><w:pPr><w:pStyle w:val="Normal"/><w:spacing w:lineRule="exact" w:line="800"/><w:ind w:left="1680" w:firstLine="21"/><w:rPr><w:rFonts w:eastAsia="楷体_GB2312;楷体"/><w:b/><w:b/><w:sz w:val="32"/><w:szCs w:val="32"/><w:u w:val="single"/></w:rPr></w:pPr><w:r><w:rPr><w:rFonts w:eastAsia="楷体_GB2312;楷体"/><w:b/><w:sz w:val="32"/><w:szCs w:val="32"/></w:rPr><w:t>论文题目</w:t></w:r><w:r><w:rPr><w:rFonts w:eastAsia="Times New Roman"/><w:b/><w:sz w:val="36"/><w:szCs w:val="36"/><w:u w:val="single"/></w:rPr><w:t xml:space="preserve"> </w:t></w:r><w:r><w:rPr><w:rFonts w:eastAsia="Times New Roman"/><w:b/><w:sz w:val="36"/><w:szCs w:val="36"/><w:u w:val="single"/></w:rPr><w:t xml:space="preserve"> </w:t></w:r><w:del w:id="0" w:author="哲 惠" w:date="2025-09-22T23:31:00Z"><w:r><w:rPr><w:rFonts w:eastAsia="Times New Roman"/><w:b/><w:sz w:val="36"/><w:szCs w:val="36"/><w:u w:val="single"/></w:rPr><w:delText xml:space="preserve"> </w:delText></w:r></w:del><w:r><w:rPr><w:rFonts w:eastAsia="楷体_GB2312;楷体"/><w:b/><w:sz w:val="32"/><w:szCs w:val="32"/><w:u w:val="single"/></w:rPr><w:t>基于</w:t></w:r><w:ins w:id="1" w:author="哲 惠" w:date="2025-09-22T23:31:00Z"><w:r><w:rPr><w:rFonts w:eastAsia="楷体_GB2312;楷体"/><w:b/><w:sz w:val="32"/><w:szCs w:val="32"/><w:u w:val="single"/></w:rPr><w:t>多模态感知</w:t></w:r></w:ins><w:del w:id="2" w:author="哲 惠" w:date="2025-09-22T23:31:00Z"><w:r><w:rPr><w:rFonts w:eastAsia="楷体_GB2312;楷体"/><w:b/><w:sz w:val="32"/><w:szCs w:val="32"/><w:u w:val="single"/></w:rPr><w:delText>强化学习</w:delText></w:r></w:del><w:r><w:rPr><w:rFonts w:eastAsia="楷体_GB2312;楷体"/><w:b/><w:sz w:val="32"/><w:szCs w:val="32"/><w:u w:val="single"/></w:rPr><w:t>的四足机器人</w:t></w:r><w:r><w:rPr><w:rFonts w:eastAsia="Times New Roman"/><w:b/><w:sz w:val="32"/><w:szCs w:val="32"/><w:u w:val="single"/></w:rPr><w:t xml:space="preserve">   </w:t></w:r></w:p><w:p><w:pPr><w:pStyle w:val="Normal"/><w:spacing w:lineRule="exact" w:line="800"/><w:ind w:left="1680" w:firstLine="1344"/><w:rPr><w:rFonts w:eastAsia="楷体_GB2312;楷体"/><w:b/><w:b/><w:sz w:val="32"/><w:szCs w:val="32"/></w:rPr></w:pPr><w:r><w:rPr><w:rFonts w:eastAsia="Times New Roman"/><w:b/><w:sz w:val="32"/><w:szCs w:val="32"/><w:u w:val="single"/></w:rPr><w:t xml:space="preserve"> </w:t></w:r><w:ins w:id="3" w:author="哲 惠" w:date="2025-09-22T23:31:00Z"><w:r><w:rPr><w:rFonts w:eastAsia="Times New Roman"/><w:b/><w:sz w:val="32"/><w:szCs w:val="32"/><w:u w:val="single"/></w:rPr><w:t xml:space="preserve"> </w:t></w:r></w:ins><w:del w:id="4" w:author="哲 惠" w:date="2025-09-22T23:31:00Z"><w:r><w:rPr><w:rFonts w:eastAsia="Times New Roman"/><w:b/><w:sz w:val="32"/><w:szCs w:val="32"/><w:u w:val="single"/></w:rPr><w:delText xml:space="preserve">   </w:delText></w:r></w:del><w:del w:id="5" w:author="哲 惠" w:date="2025-09-22T23:31:00Z"><w:r><w:rPr><w:rFonts w:eastAsia="Times New Roman"/><w:b/><w:sz w:val="32"/><w:szCs w:val="32"/><w:u w:val="single"/></w:rPr><w:delText xml:space="preserve">    </w:delText></w:r></w:del><w:ins w:id="6" w:author="哲 惠" w:date="2025-09-22T23:31:00Z"><w:r><w:rPr><w:rFonts w:eastAsia="楷体_GB2312;楷体"/><w:b/><w:sz w:val="32"/><w:szCs w:val="32"/><w:u w:val="single"/></w:rPr><w:t>强化学习</w:t></w:r></w:ins><w:r><w:rPr><w:rFonts w:eastAsia="楷体_GB2312;楷体"/><w:b/><w:sz w:val="32"/><w:szCs w:val="32"/><w:u w:val="single"/></w:rPr><w:t>路径规划方法研究</w:t></w:r><w:r><w:rPr><w:rFonts w:eastAsia="Times New Roman"/><w:b/><w:sz w:val="36"/><w:szCs w:val="36"/><w:u w:val="single"/></w:rPr><w:t xml:space="preserve">    </w:t></w:r><w:del w:id="7" w:author="哲 惠" w:date="2025-09-22T23:31:00Z"><w:r><w:rPr><w:rFonts w:eastAsia="Times New Roman"/><w:b/><w:sz w:val="36"/><w:szCs w:val="36"/><w:u w:val="single"/></w:rPr><w:delText xml:space="preserve"> </w:delText></w:r></w:del></w:p><w:p><w:pPr><w:pStyle w:val="Normal"/><w:spacing w:lineRule="exact" w:line="800"/><w:ind w:left="1680" w:firstLine="21"/><w:rPr><w:rFonts w:eastAsia="楷体_GB2312;楷体"/></w:rPr></w:pPr><w:r><w:rPr><w:rFonts w:eastAsia="楷体_GB2312;楷体"/><w:b/><w:sz w:val="32"/><w:szCs w:val="32"/></w:rPr><w:t>姓</w:t></w:r><w:r><w:rPr><w:rFonts w:eastAsia="Times New Roman"/><w:b/><w:sz w:val="32"/><w:szCs w:val="32"/></w:rPr><w:t xml:space="preserve">    </w:t></w:r><w:r><w:rPr><w:rFonts w:eastAsia="楷体_GB2312;楷体"/><w:b/><w:sz w:val="32"/><w:szCs w:val="32"/></w:rPr><w:t>名</w:t></w:r><w:r><w:rPr><w:rFonts w:eastAsia="Times New Roman"/><w:b/><w:sz w:val="32"/><w:szCs w:val="32"/><w:u w:val="single"/></w:rPr><w:t xml:space="preserve">             </w:t></w:r><w:r><w:rPr><w:rFonts w:eastAsia="楷体_GB2312;楷体"/><w:b/><w:sz w:val="32"/><w:szCs w:val="32"/><w:u w:val="single"/></w:rPr><w:t>惠哲哲</w:t></w:r><w:r><w:rPr><w:rFonts w:eastAsia="Times New Roman"/><w:b/><w:sz w:val="32"/><w:szCs w:val="32"/><w:u w:val="single"/></w:rPr><w:t xml:space="preserve">            </w:t></w:r></w:p><w:p><w:pPr><w:pStyle w:val="Normal"/><w:spacing w:lineRule="exact" w:line="800"/><w:ind w:left="1680" w:firstLine="21"/><w:rPr></w:rPr></w:pPr><w:r><w:rPr><w:rFonts w:eastAsia="楷体_GB2312;楷体"/><w:b/><w:sz w:val="32"/><w:szCs w:val="32"/></w:rPr><w:t>学</w:t></w:r><w:r><w:rPr><w:rFonts w:eastAsia="Times New Roman"/><w:b/><w:sz w:val="32"/><w:szCs w:val="32"/></w:rPr><w:t xml:space="preserve">    </w:t></w:r><w:r><w:rPr><w:rFonts w:eastAsia="楷体_GB2312;楷体"/><w:b/><w:sz w:val="32"/><w:szCs w:val="32"/></w:rPr><w:t>号</w:t></w:r><w:r><w:rPr><w:rFonts w:eastAsia="Times New Roman"/><w:b/><w:sz w:val="32"/><w:szCs w:val="32"/><w:u w:val="single"/></w:rPr><w:t xml:space="preserve">       </w:t></w:r><w:r><w:rPr><w:rFonts w:eastAsia="Times New Roman"/><w:b/><w:sz w:val="32"/><w:szCs w:val="32"/><w:u w:val="single"/></w:rPr><w:t xml:space="preserve">   </w:t></w:r><w:r><w:rPr><w:rFonts w:eastAsia="Times New Roman"/><w:b/><w:sz w:val="32"/><w:szCs w:val="32"/><w:u w:val="single"/></w:rPr><w:t xml:space="preserve"> </w:t></w:r><w:r><w:rPr><w:rFonts w:eastAsia="楷体_GB2312;楷体"/><w:b/><w:sz w:val="32"/><w:szCs w:val="32"/><w:u w:val="single"/></w:rPr><w:t>2408211637</w:t></w:r><w:r><w:rPr><w:rFonts w:eastAsia="楷体_GB2312;楷体"/><w:b/><w:sz w:val="32"/><w:szCs w:val="32"/><w:u w:val="single"/></w:rPr><w:t xml:space="preserve">          </w:t></w:r></w:p><w:p><w:pPr><w:pStyle w:val="Normal"/><w:spacing w:lineRule="exact" w:line="800"/><w:ind w:left="1680" w:firstLine="21"/><w:rPr><w:rFonts w:eastAsia="楷体_GB2312;楷体"/></w:rPr></w:pPr><w:r><w:rPr><w:rFonts w:eastAsia="楷体_GB2312;楷体"/><w:b/><w:sz w:val="32"/><w:szCs w:val="32"/></w:rPr><w:t>学</w:t></w:r><w:r><w:rPr><w:rFonts w:eastAsia="Times New Roman"/><w:b/><w:sz w:val="32"/><w:szCs w:val="32"/></w:rPr><w:t xml:space="preserve">    </w:t></w:r><w:r><w:rPr><w:rFonts w:eastAsia="楷体_GB2312;楷体"/><w:b/><w:sz w:val="32"/><w:szCs w:val="32"/></w:rPr><w:t>院</w:t></w:r><w:r><w:rPr><w:rFonts w:eastAsia="Times New Roman"/><w:b/><w:sz w:val="32"/><w:szCs w:val="32"/><w:u w:val="single"/></w:rPr><w:t xml:space="preserve">      </w:t></w:r><w:r><w:rPr><w:rFonts w:eastAsia="Times New Roman"/><w:b/><w:sz w:val="32"/><w:szCs w:val="32"/><w:u w:val="single"/></w:rPr><w:t xml:space="preserve">  </w:t></w:r><w:r><w:rPr><w:rFonts w:eastAsia="楷体_GB2312;楷体"/><w:b/><w:sz w:val="32"/><w:szCs w:val="32"/><w:u w:val="single"/></w:rPr><w:t>信息与控制工程学院</w:t></w:r><w:r><w:rPr><w:rFonts w:eastAsia="Times New Roman"/><w:b/><w:sz w:val="32"/><w:szCs w:val="32"/><w:u w:val="single"/></w:rPr><w:t xml:space="preserve">     </w:t></w:r></w:p><w:p><w:pPr><w:pStyle w:val="Normal"/><w:spacing w:lineRule="exact" w:line="800"/><w:ind w:left="1680" w:firstLine="21"/><w:rPr><w:rFonts w:eastAsia="楷体_GB2312;楷体"/><w:b/><w:b/><w:sz w:val="32"/><w:szCs w:val="32"/><w:u w:val="single"/></w:rPr></w:pPr><w:r><w:rPr><w:rFonts w:eastAsia="楷体_GB2312;楷体"/><w:b/><w:sz w:val="32"/><w:szCs w:val="32"/></w:rPr><w:t>学科专业</w:t></w:r><w:r><w:rPr><w:rFonts w:eastAsia="Times New Roman"/><w:b/><w:sz w:val="32"/><w:szCs w:val="32"/><w:u w:val="single"/></w:rPr><w:t xml:space="preserve">         </w:t></w:r><w:r><w:rPr><w:rFonts w:eastAsia="楷体_GB2312;楷体"/><w:b/><w:sz w:val="32"/><w:szCs w:val="32"/><w:u w:val="single"/></w:rPr><w:t>计算机科学与技术</w:t></w:r><w:r><w:rPr><w:rFonts w:eastAsia="Times New Roman"/><w:b/><w:sz w:val="32"/><w:szCs w:val="32"/><w:u w:val="single"/></w:rPr><w:t xml:space="preserve">      </w:t></w:r></w:p><w:p><w:pPr><w:pStyle w:val="Normal"/><w:spacing w:lineRule="exact" w:line="800"/><w:ind w:left="1680" w:firstLine="21"/><w:rPr><w:rFonts w:eastAsia="楷体_GB2312;楷体"/><w:b/><w:b/><w:sz w:val="32"/><w:szCs w:val="32"/><w:u w:val="thick"/></w:rPr></w:pPr><w:r><w:rPr><w:rFonts w:eastAsia="楷体_GB2312;楷体"/><w:b/><w:sz w:val="32"/><w:szCs w:val="32"/></w:rPr><w:t>研究生类型</w:t></w:r><w:r><w:rPr><w:rFonts w:eastAsia="Times New Roman"/><w:b/><w:sz w:val="32"/><w:szCs w:val="32"/><w:u w:val="thick"/></w:rPr><w:t xml:space="preserve">        </w:t></w:r><w:r><w:rPr><w:rFonts w:eastAsia="楷体_GB2312;楷体"/><w:b/><w:sz w:val="32"/><w:szCs w:val="32"/><w:u w:val="thick"/></w:rPr><w:t>学术学位硕士</w:t></w:r><w:r><w:rPr><w:rFonts w:eastAsia="Times New Roman"/><w:b/><w:sz w:val="32"/><w:szCs w:val="32"/><w:u w:val="thick"/></w:rPr><w:t xml:space="preserve"> </w:t></w:r><w:r><w:rPr><w:rFonts w:eastAsia="楷体_GB2312;楷体"/><w:bCs/><w:sz w:val="40"/><w:szCs w:val="40"/><w:u w:val="thick"/></w:rPr><w:t>☑</w:t></w:r><w:r><w:rPr><w:rFonts w:eastAsia="Times New Roman"/><w:b/><w:sz w:val="32"/><w:szCs w:val="32"/><w:u w:val="thick"/></w:rPr><w:t xml:space="preserve">     </w:t></w:r></w:p><w:p><w:pPr><w:pStyle w:val="Normal"/><w:spacing w:lineRule="exact" w:line="800"/><w:ind w:left="1622" w:firstLine="1576"/><w:rPr><w:rFonts w:eastAsia="楷体_GB2312;楷体"/></w:rPr></w:pPr><w:r><w:rPr><w:rFonts w:eastAsia="Times New Roman"/><w:b/><w:sz w:val="32"/><w:szCs w:val="32"/><w:u w:val="thick"/></w:rPr><w:t xml:space="preserve">        </w:t></w:r><w:r><w:rPr><w:rFonts w:eastAsia="楷体_GB2312;楷体"/><w:b/><w:sz w:val="32"/><w:szCs w:val="32"/><w:u w:val="thick"/></w:rPr><w:t>专业学位硕士</w:t></w:r><w:r><w:rPr><w:rFonts w:eastAsia="Times New Roman"/><w:b/><w:sz w:val="32"/><w:szCs w:val="32"/><w:u w:val="thick"/></w:rPr><w:t xml:space="preserve"> </w:t></w:r><w:r><w:rPr><w:rFonts w:eastAsia="楷体_GB2312;楷体"/><w:b/><w:sz w:val="32"/><w:szCs w:val="32"/><w:u w:val="thick"/></w:rPr><w:t>□</w:t></w:r><w:r><w:rPr><w:rFonts w:eastAsia="Times New Roman"/><w:b/><w:sz w:val="32"/><w:szCs w:val="32"/><w:u w:val="thick"/></w:rPr><w:t xml:space="preserve">     </w:t></w:r></w:p><w:p><w:pPr><w:pStyle w:val="Normal"/><w:spacing w:lineRule="exact" w:line="800"/><w:ind w:left="1680" w:firstLine="21"/><w:rPr><w:rFonts w:eastAsia="楷体_GB2312;楷体"/></w:rPr></w:pPr><w:r><w:rPr><w:rFonts w:eastAsia="楷体_GB2312;楷体"/><w:b/><w:sz w:val="32"/><w:szCs w:val="32"/></w:rPr><w:t>导师姓名</w:t></w:r><w:r><w:rPr><w:rFonts w:eastAsia="Times New Roman"/><w:b/><w:sz w:val="32"/><w:szCs w:val="32"/><w:u w:val="single"/></w:rPr><w:t xml:space="preserve">          </w:t></w:r><w:r><w:rPr><w:rFonts w:eastAsia="Times New Roman"/><w:b/><w:sz w:val="32"/><w:szCs w:val="32"/><w:u w:val="single"/></w:rPr><w:t xml:space="preserve"> </w:t></w:r><w:r><w:rPr><w:rFonts w:eastAsia="楷体_GB2312;楷体"/><w:b/><w:sz w:val="32"/><w:szCs w:val="32"/><w:u w:val="single"/></w:rPr><w:t>张玮奇</w:t></w:r><w:r><w:rPr><w:rFonts w:eastAsia="Times New Roman"/><w:b/><w:sz w:val="32"/><w:szCs w:val="32"/><w:u w:val="single"/></w:rPr><w:t xml:space="preserve">    </w:t></w:r><w:r><w:rPr><w:rFonts w:eastAsia="Times New Roman"/><w:b/><w:sz w:val="32"/><w:szCs w:val="32"/><w:u w:val="single"/></w:rPr><w:t xml:space="preserve">   </w:t></w:r><w:r><w:rPr><w:rFonts w:eastAsia="Times New Roman"/><w:b/><w:sz w:val="32"/><w:szCs w:val="32"/><w:u w:val="single"/></w:rPr><w:t xml:space="preserve">      </w:t></w:r></w:p><w:p><w:pPr><w:pStyle w:val="Normal"/><w:spacing w:lineRule="exact" w:line="800"/><w:ind w:left="1680" w:firstLine="21"/><w:rPr><w:rFonts w:eastAsia="楷体_GB2312;楷体"/></w:rPr></w:pPr><w:r><w:rPr><w:rFonts w:eastAsia="楷体_GB2312;楷体"/><w:b/><w:sz w:val="32"/><w:szCs w:val="32"/></w:rPr><w:t>答辩时间</w:t></w:r><w:r><w:rPr><w:rFonts w:eastAsia="Times New Roman"/><w:b/><w:sz w:val="32"/><w:szCs w:val="32"/><w:u w:val="single"/></w:rPr><w:t xml:space="preserve">                              </w:t></w:r></w:p><w:p><w:pPr><w:pStyle w:val="Normal"/><w:spacing w:lineRule="exact" w:line="800"/><w:ind w:left="1680" w:firstLine="21"/><w:rPr><w:rFonts w:eastAsia="楷体_GB2312;楷体"/></w:rPr></w:pPr><w:r><w:rPr><w:rFonts w:eastAsia="楷体_GB2312;楷体"/><w:b/><w:sz w:val="32"/><w:szCs w:val="32"/></w:rPr><w:t>答辩地点</w:t></w:r><w:r><w:rPr><w:rFonts w:eastAsia="Times New Roman"/><w:b/><w:sz w:val="32"/><w:szCs w:val="32"/><w:u w:val="single"/></w:rPr><w:t xml:space="preserve">                              </w:t></w:r></w:p><w:p><w:pPr><w:pStyle w:val="Normal"/><w:spacing w:lineRule="exact" w:line="800" w:before="415" w:after="0"/><w:jc w:val="center"/><w:rPr><w:sz w:val="30"/><w:szCs w:val="30"/></w:rPr></w:pPr><w:r><w:rPr><w:rFonts w:eastAsia="楷体_GB2312;楷体"/><w:sz w:val="30"/><w:szCs w:val="30"/></w:rPr><w:t>填表日期</w:t></w:r><w:r><w:rPr><w:rFonts w:eastAsia="Times New Roman"/><w:sz w:val="30"/><w:szCs w:val="30"/></w:rPr><w:t xml:space="preserve">       </w:t></w:r><w:r><w:rPr><w:rFonts w:eastAsia="楷体_GB2312;楷体"/><w:sz w:val="30"/><w:szCs w:val="30"/></w:rPr><w:t>年</w:t></w:r><w:r><w:rPr><w:rFonts w:eastAsia="Times New Roman"/><w:sz w:val="30"/><w:szCs w:val="30"/></w:rPr><w:t xml:space="preserve">    </w:t></w:r><w:r><w:rPr><w:rFonts w:eastAsia="楷体_GB2312;楷体"/><w:sz w:val="30"/><w:szCs w:val="30"/></w:rPr><w:t>月</w:t></w:r><w:r><w:rPr><w:rFonts w:eastAsia="Times New Roman"/><w:sz w:val="30"/><w:szCs w:val="30"/></w:rPr><w:t xml:space="preserve">    </w:t></w:r><w:r><w:rPr><w:rFonts w:eastAsia="楷体_GB2312;楷体"/><w:sz w:val="30"/><w:szCs w:val="30"/></w:rPr><w:t>日</w:t></w:r><w:r><w:br w:type="page"/></w:r></w:p><w:p><w:pPr><w:pStyle w:val="Normal"/><w:spacing w:lineRule="exact" w:line="440"/><w:rPr><w:rFonts w:eastAsia="黑体;SimHei"/><w:sz w:val="28"/><w:szCs w:val="28"/></w:rPr></w:pPr><w:r><w:rPr><w:rFonts w:eastAsia="黑体;SimHei"/><w:sz w:val="28"/><w:szCs w:val="28"/></w:rPr><w:t>一、论文题目</w:t></w:r></w:p><w:p><w:pPr><w:pStyle w:val="Normal"/><w:spacing w:lineRule="exact" w:line="800"/><w:ind w:left="1680" w:firstLine="21"/><w:rPr><w:rFonts w:eastAsia="楷体_GB2312;楷体"/><w:bCs/><w:sz w:val="28"/><w:szCs w:val="28"/></w:rPr></w:pPr><w:r><w:rPr><w:rFonts w:eastAsia="楷体_GB2312;楷体"/><w:bCs/><w:sz w:val="28"/><w:szCs w:val="28"/></w:rPr><w:t>基于多模态感知的四足机器人强化学习路径规划方法研究</w:t></w:r></w:p><w:p><w:pPr><w:pStyle w:val="Normal"/><w:spacing w:lineRule="exact" w:line="440"/><w:ind w:firstLine="545"/><w:rPr><w:rFonts w:eastAsia="楷体_GB2312;楷体"/><w:sz w:val="28"/><w:szCs w:val="28"/></w:rPr></w:pPr><w:r><w:rPr><w:rFonts w:eastAsia="楷体_GB2312;楷体"/><w:sz w:val="28"/><w:szCs w:val="28"/></w:rPr><w:t>课题来源：</w:t></w:r></w:p><w:p><w:pPr><w:pStyle w:val="Normal"/><w:spacing w:lineRule="exact" w:line="440"/><w:rPr><w:rFonts w:eastAsia="仿宋_GB2312;微软雅黑"/></w:rPr></w:pPr><w:r><w:rPr><w:rFonts w:eastAsia="黑体;SimHei"/><w:sz w:val="28"/><w:szCs w:val="28"/></w:rPr><w:t>二、报告正文</w:t></w:r><w:r><w:rPr><w:rFonts w:eastAsia="Times New Roman"/><w:sz w:val="28"/><w:szCs w:val="28"/></w:rPr><w:t xml:space="preserve"> </w:t></w:r></w:p><w:p><w:pPr><w:pStyle w:val="Normal"/><w:spacing w:lineRule="exact" w:line="440"/><w:ind w:firstLine="548"/><w:rPr><w:rFonts w:eastAsia="楷体_GB2312;楷体"/><w:b/><w:b/><w:sz w:val="28"/><w:szCs w:val="28"/></w:rPr></w:pPr><w:r><w:rPr><w:rFonts w:eastAsia="楷体_GB2312;楷体"/><w:b/><w:sz w:val="28"/><w:szCs w:val="28"/></w:rPr><w:t>(</w:t></w:r><w:r><w:rPr><w:rFonts w:eastAsia="楷体_GB2312;楷体"/><w:b/><w:sz w:val="28"/><w:szCs w:val="28"/></w:rPr><w:t>一</w:t></w:r><w:r><w:rPr><w:rFonts w:eastAsia="楷体_GB2312;楷体"/><w:b/><w:sz w:val="28"/><w:szCs w:val="28"/></w:rPr><w:t>)</w:t></w:r><w:r><w:rPr><w:rFonts w:eastAsia="楷体_GB2312;楷体"/><w:b/><w:sz w:val="28"/><w:szCs w:val="28"/></w:rPr><w:t>选题依据</w:t></w:r></w:p><w:p><w:pPr><w:pStyle w:val="Normal"/><w:spacing w:lineRule="exact" w:line="440"/><w:ind w:firstLine="545"/><w:rPr><w:rFonts w:eastAsia="楷体_GB2312;楷体"/><w:sz w:val="28"/><w:szCs w:val="28"/></w:rPr></w:pPr><w:r><w:rPr><w:rFonts w:eastAsia="楷体_GB2312;楷体"/><w:sz w:val="28"/><w:szCs w:val="28"/></w:rPr><w:t>1</w:t></w:r><w:r><w:rPr><w:rFonts w:eastAsia="楷体_GB2312;楷体"/><w:sz w:val="28"/><w:szCs w:val="28"/></w:rPr><w:t>.</w:t></w:r><w:r><w:rPr><w:rFonts w:eastAsia="楷体_GB2312;楷体"/><w:sz w:val="28"/><w:szCs w:val="28"/></w:rPr><w:t>研究意义及国内外研究现状</w:t></w:r></w:p><w:p><w:pPr><w:pStyle w:val="Normal"/><w:spacing w:lineRule="exact" w:line="440"/><w:ind w:firstLine="545"/><w:rPr><w:rFonts w:eastAsia="楷体_GB2312;楷体"/><w:sz w:val="28"/><w:szCs w:val="28"/></w:rPr></w:pPr><w:r><w:rPr><w:rFonts w:eastAsia="楷体_GB2312;楷体"/><w:sz w:val="28"/><w:szCs w:val="28"/></w:rPr><w:t>1.1</w:t></w:r><w:r><w:rPr><w:rFonts w:eastAsia="楷体_GB2312;楷体"/><w:sz w:val="28"/><w:szCs w:val="28"/></w:rPr><w:t>研究意义</w:t></w:r></w:p><w:p><w:pPr><w:pStyle w:val="Normal"/><w:spacing w:lineRule="exact" w:line="440"/><w:ind w:firstLine="545"/><w:rPr><w:rFonts w:eastAsia="楷体_GB2312;楷体"/><w:sz w:val="28"/><w:szCs w:val="28"/></w:rPr></w:pPr><w:r><w:rPr><w:rFonts w:eastAsia="楷体_GB2312;楷体"/><w:sz w:val="28"/><w:szCs w:val="28"/></w:rPr><w:t>在全球科技智能化转型的浪潮下，机器人技术已</w:t></w:r><w:r><w:rPr><w:rFonts w:eastAsia="楷体_GB2312;楷体"/><w:sz w:val="28"/><w:szCs w:val="28"/></w:rPr><w:t>逐渐</w:t></w:r><w:r><w:rPr><w:rFonts w:eastAsia="楷体_GB2312;楷体"/><w:sz w:val="28"/><w:szCs w:val="28"/></w:rPr><w:t>成为衡量国家科技实力的指标之一，其应用场景从传统工业制造向复杂非结构化环境快速延伸。</w:t></w:r><w:r><w:rPr><w:rFonts w:eastAsia="楷体_GB2312;楷体"/><w:sz w:val="28"/><w:szCs w:val="28"/></w:rPr><w:t>在</w:t></w:r><w:r><w:rPr><w:rFonts w:eastAsia="楷体_GB2312;楷体"/><w:sz w:val="28"/><w:szCs w:val="28"/></w:rPr><w:t>废墟救援、资源勘探、</w:t></w:r><w:r><w:rPr><w:rFonts w:eastAsia="楷体_GB2312;楷体"/><w:sz w:val="28"/><w:szCs w:val="28"/></w:rPr><w:t>工业自动化等领域</w:t></w:r><w:r><w:rPr><w:rFonts w:eastAsia="楷体_GB2312;楷体"/><w:sz w:val="28"/><w:szCs w:val="28"/><w:vertAlign w:val="superscript"/></w:rPr><w:fldChar w:fldCharType="begin"></w:fldChar></w:r><w:r><w:rPr><w:vertAlign w:val="superscript"/><w:sz w:val="28"/><w:szCs w:val="28"/><w:rFonts w:eastAsia="楷体_GB2312;楷体"/></w:rPr><w:instrText xml:space="preserve"> REF _Ref209382963 \r \h </w:instrText></w:r><w:r><w:rPr><w:vertAlign w:val="superscript"/><w:sz w:val="28"/><w:szCs w:val="28"/><w:rFonts w:eastAsia="楷体_GB2312;楷体"/></w:rPr><w:fldChar w:fldCharType="separate"/></w:r><w:r><w:rPr><w:vertAlign w:val="superscript"/><w:sz w:val="28"/><w:szCs w:val="28"/><w:rFonts w:eastAsia="楷体_GB2312;楷体"/></w:rPr><w:t>[1]</w:t></w:r><w:r><w:rPr><w:vertAlign w:val="superscript"/><w:sz w:val="28"/><w:szCs w:val="28"/><w:rFonts w:eastAsia="楷体_GB2312;楷体"/></w:rPr><w:fldChar w:fldCharType="end"/></w:r><w:r><w:rPr><w:rFonts w:eastAsia="楷体_GB2312;楷体"/><w:sz w:val="28"/><w:szCs w:val="28"/><w:vertAlign w:val="superscript"/></w:rPr><w:t>~</w:t></w:r><w:r><w:rPr><w:rFonts w:eastAsia="楷体_GB2312;楷体"/><w:sz w:val="28"/><w:szCs w:val="28"/><w:vertAlign w:val="superscript"/></w:rPr><w:fldChar w:fldCharType="begin"></w:fldChar></w:r><w:r><w:rPr><w:vertAlign w:val="superscript"/><w:sz w:val="28"/><w:szCs w:val="28"/><w:rFonts w:eastAsia="楷体_GB2312;楷体"/></w:rPr><w:instrText xml:space="preserve"> REF _Ref209382966 \r \h </w:instrText></w:r><w:r><w:rPr><w:vertAlign w:val="superscript"/><w:sz w:val="28"/><w:szCs w:val="28"/><w:rFonts w:eastAsia="楷体_GB2312;楷体"/></w:rPr><w:fldChar w:fldCharType="separate"/></w:r><w:r><w:rPr><w:vertAlign w:val="superscript"/><w:sz w:val="28"/><w:szCs w:val="28"/><w:rFonts w:eastAsia="楷体_GB2312;楷体"/></w:rPr><w:t>[2]</w:t></w:r><w:r><w:rPr><w:vertAlign w:val="superscript"/><w:sz w:val="28"/><w:szCs w:val="28"/><w:rFonts w:eastAsia="楷体_GB2312;楷体"/></w:rPr><w:fldChar w:fldCharType="end"/></w:r><w:r><w:rPr><w:rFonts w:eastAsia="楷体_GB2312;楷体"/><w:sz w:val="28"/><w:szCs w:val="28"/></w:rPr><w:t>发挥了重要作用</w:t></w:r><w:r><w:rPr><w:rFonts w:eastAsia="楷体_GB2312;楷体"/><w:sz w:val="28"/><w:szCs w:val="28"/></w:rPr><w:t>，</w:t></w:r><w:r><w:rPr><w:rFonts w:eastAsia="楷体_GB2312;楷体"/><w:sz w:val="28"/><w:szCs w:val="28"/></w:rPr><w:t>但这些场景</w:t></w:r><w:r><w:rPr><w:rFonts w:eastAsia="楷体_GB2312;楷体"/><w:sz w:val="28"/><w:szCs w:val="28"/></w:rPr><w:t>均对机器人的自主作业能力提出了极高要求</w:t></w:r><w:r><w:rPr><w:rFonts w:eastAsia="楷体_GB2312;楷体"/><w:sz w:val="28"/><w:szCs w:val="28"/></w:rPr><w:t>，不仅</w:t></w:r><w:r><w:rPr><w:rFonts w:eastAsia="楷体_GB2312;楷体"/><w:sz w:val="28"/><w:szCs w:val="28"/></w:rPr><w:t>需要在无人工干预的情况下完成目标导航，还需适应地形起伏、障碍物随机分布、环境动态变化等复杂挑战。传统轮式</w:t></w:r><w:r><w:rPr><w:rFonts w:eastAsia="楷体_GB2312;楷体"/><w:sz w:val="28"/><w:szCs w:val="28"/><w:vertAlign w:val="superscript"/></w:rPr><w:fldChar w:fldCharType="begin"></w:fldChar></w:r><w:r><w:rPr><w:vertAlign w:val="superscript"/><w:sz w:val="28"/><w:szCs w:val="28"/><w:rFonts w:eastAsia="楷体_GB2312;楷体"/></w:rPr><w:instrText xml:space="preserve"> REF _Ref209383280 \r \h </w:instrText></w:r><w:r><w:rPr><w:vertAlign w:val="superscript"/><w:sz w:val="28"/><w:szCs w:val="28"/><w:rFonts w:eastAsia="楷体_GB2312;楷体"/></w:rPr><w:fldChar w:fldCharType="separate"/></w:r><w:r><w:rPr><w:vertAlign w:val="superscript"/><w:sz w:val="28"/><w:szCs w:val="28"/><w:rFonts w:eastAsia="楷体_GB2312;楷体"/></w:rPr><w:t>[3]</w:t></w:r><w:r><w:rPr><w:vertAlign w:val="superscript"/><w:sz w:val="28"/><w:szCs w:val="28"/><w:rFonts w:eastAsia="楷体_GB2312;楷体"/></w:rPr><w:fldChar w:fldCharType="end"/></w:r><w:r><w:rPr><w:rFonts w:eastAsia="楷体_GB2312;楷体"/><w:sz w:val="28"/><w:szCs w:val="28"/></w:rPr><w:t>、履带式移动机器人</w:t></w:r><w:r><w:rPr><w:rFonts w:eastAsia="楷体_GB2312;楷体"/><w:sz w:val="28"/><w:szCs w:val="28"/><w:vertAlign w:val="superscript"/></w:rPr><w:fldChar w:fldCharType="begin"></w:fldChar></w:r><w:r><w:rPr><w:vertAlign w:val="superscript"/><w:sz w:val="28"/><w:szCs w:val="28"/><w:rFonts w:eastAsia="楷体_GB2312;楷体"/></w:rPr><w:instrText xml:space="preserve"> REF _Ref209383342 \r \h </w:instrText></w:r><w:r><w:rPr><w:vertAlign w:val="superscript"/><w:sz w:val="28"/><w:szCs w:val="28"/><w:rFonts w:eastAsia="楷体_GB2312;楷体"/></w:rPr><w:fldChar w:fldCharType="separate"/></w:r><w:r><w:rPr><w:vertAlign w:val="superscript"/><w:sz w:val="28"/><w:szCs w:val="28"/><w:rFonts w:eastAsia="楷体_GB2312;楷体"/></w:rPr><w:t>[4]</w:t></w:r><w:r><w:rPr><w:vertAlign w:val="superscript"/><w:sz w:val="28"/><w:szCs w:val="28"/><w:rFonts w:eastAsia="楷体_GB2312;楷体"/></w:rPr><w:fldChar w:fldCharType="end"/></w:r><w:r><w:rPr><w:rFonts w:eastAsia="楷体_GB2312;楷体"/><w:sz w:val="28"/><w:szCs w:val="28"/></w:rPr><w:t>虽在平坦地面具备高效运动优势，但在</w:t></w:r><w:r><w:rPr><w:rFonts w:eastAsia="楷体_GB2312;楷体"/><w:sz w:val="28"/><w:szCs w:val="28"/></w:rPr><w:t>复杂</w:t></w:r><w:r><w:rPr><w:rFonts w:eastAsia="楷体_GB2312;楷体"/><w:sz w:val="28"/><w:szCs w:val="28"/></w:rPr><w:t>地形中</w:t></w:r><w:r><w:rPr><w:rFonts w:eastAsia="楷体_GB2312;楷体"/><w:sz w:val="28"/><w:szCs w:val="28"/></w:rPr><w:t>难以顺利通行</w:t></w:r><w:r><w:rPr><w:rFonts w:eastAsia="楷体_GB2312;楷体"/><w:sz w:val="28"/><w:szCs w:val="28"/></w:rPr><w:t>，满足</w:t></w:r><w:r><w:rPr><w:rFonts w:eastAsia="楷体_GB2312;楷体"/><w:sz w:val="28"/><w:szCs w:val="28"/></w:rPr><w:t>不了</w:t></w:r><w:r><w:rPr><w:rFonts w:eastAsia="楷体_GB2312;楷体"/><w:sz w:val="28"/><w:szCs w:val="28"/></w:rPr><w:t>复杂场景的作业需求。</w:t></w:r></w:p><w:p><w:pPr><w:pStyle w:val="Normal"/><w:spacing w:lineRule="auto" w:line="240"/><w:ind w:firstLine="405"/><w:jc w:val="center"/><w:rPr><w:lang w:val="en-US" w:eastAsia="en-US"/></w:rPr></w:pPr><w:r><w:rPr><w:lang w:val="en-US" w:eastAsia="en-US"/></w:rPr><w:drawing><wp:inline distT="0" distB="0" distL="0" distR="0"><wp:extent cx="5190490" cy="1788160"/><wp:effectExtent l="0" t="0" r="0" b="0"/><wp:docPr id="2" name="Image1" descr=""></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2" name="Image1" descr=""></pic:cNvPr><pic:cNvPicPr><a:picLocks noChangeAspect="1" noChangeArrowheads="1"/></pic:cNvPicPr></pic:nvPicPr><pic:blipFill><a:blip r:embed="rId3"></a:blip><a:srcRect l="-4" t="-11" r="-4" b="-11"/><a:stretch><a:fillRect/></a:stretch></pic:blipFill><pic:spPr bwMode="auto"><a:xfrm><a:off x="0" y="0"/><a:ext cx="5190490" cy="1788160"/></a:xfrm><a:prstGeom prst="rect"><a:avLst/></a:prstGeom></pic:spPr></pic:pic></a:graphicData></a:graphic></wp:inline></w:drawing></w:r></w:p><w:p><w:pPr><w:pStyle w:val="Normal"/><w:spacing w:lineRule="auto" w:line="240"/><w:ind w:firstLine="405"/><w:jc w:val="center"/><w:rPr><w:lang w:val="en-US" w:eastAsia="en-US"/></w:rPr></w:pPr><w:r><w:rPr><w:color w:val="000000"/><w:kern w:val="0"/><w:szCs w:val="21"/><w:lang w:bidi="ar"/></w:rPr><w:t>图</w:t></w:r><w:r><w:rPr><w:color w:val="000000"/><w:kern w:val="0"/><w:szCs w:val="21"/><w:lang w:bidi="ar"/></w:rPr><w:t xml:space="preserve">1 </w:t></w:r><w:r><w:rPr><w:color w:val="000000"/><w:kern w:val="0"/><w:szCs w:val="21"/><w:lang w:bidi="ar"/></w:rPr><w:t>履带式与轮式机器人实际作业</w:t></w:r><w:r><w:rPr><w:color w:val="000000"/><w:kern w:val="0"/><w:szCs w:val="21"/><w:lang w:bidi="ar"/></w:rPr><w:t>场景</w:t></w:r></w:p><w:p><w:pPr><w:pStyle w:val="Normal"/><w:spacing w:lineRule="auto" w:line="240"/><w:ind w:firstLine="545"/><w:jc w:val="left"/><w:rPr><w:rFonts w:eastAsia="楷体_GB2312;楷体"/><w:sz w:val="28"/><w:szCs w:val="28"/></w:rPr></w:pPr><w:r><w:rPr><w:rFonts w:eastAsia="楷体_GB2312;楷体"/><w:sz w:val="28"/><w:szCs w:val="28"/></w:rPr><w:t>四足机器人凭借仿生腿部结构</w:t></w:r><w:r><w:rPr><w:rFonts w:eastAsia="楷体_GB2312;楷体"/><w:sz w:val="28"/><w:szCs w:val="28"/><w:vertAlign w:val="superscript"/></w:rPr><w:fldChar w:fldCharType="begin"></w:fldChar></w:r><w:r><w:rPr><w:vertAlign w:val="superscript"/><w:sz w:val="28"/><w:szCs w:val="28"/><w:rFonts w:eastAsia="楷体_GB2312;楷体"/></w:rPr><w:instrText xml:space="preserve"> REF _Ref209383444 \r \h </w:instrText></w:r><w:r><w:rPr><w:vertAlign w:val="superscript"/><w:sz w:val="28"/><w:szCs w:val="28"/><w:rFonts w:eastAsia="楷体_GB2312;楷体"/></w:rPr><w:fldChar w:fldCharType="separate"/></w:r><w:r><w:rPr><w:vertAlign w:val="superscript"/><w:sz w:val="28"/><w:szCs w:val="28"/><w:rFonts w:eastAsia="楷体_GB2312;楷体"/></w:rPr><w:t>[5]</w:t></w:r><w:r><w:rPr><w:vertAlign w:val="superscript"/><w:sz w:val="28"/><w:szCs w:val="28"/><w:rFonts w:eastAsia="楷体_GB2312;楷体"/></w:rPr><w:fldChar w:fldCharType="end"/></w:r><w:r><w:rPr><w:rFonts w:eastAsia="楷体_GB2312;楷体"/><w:sz w:val="28"/><w:szCs w:val="28"/></w:rPr><w:t>的特性，</w:t></w:r><w:r><w:rPr><w:rFonts w:eastAsia="楷体_GB2312;楷体"/><w:sz w:val="28"/><w:szCs w:val="28"/></w:rPr><w:t>成为破解上述难题的核心方案</w:t></w:r><w:r><w:rPr><w:rFonts w:eastAsia="楷体_GB2312;楷体"/><w:sz w:val="28"/><w:szCs w:val="28"/></w:rPr><w:t>，相较于其他机器人，它能够</w:t></w:r><w:r><w:rPr><w:rFonts w:eastAsia="楷体_GB2312;楷体"/><w:sz w:val="28"/><w:szCs w:val="28"/></w:rPr><w:t>借助腿部关节的多自由度协同</w:t></w:r><w:r><w:rPr><w:rFonts w:eastAsia="楷体_GB2312;楷体"/><w:sz w:val="28"/><w:szCs w:val="28"/></w:rPr><w:t>，</w:t></w:r><w:r><w:rPr><w:rFonts w:eastAsia="楷体_GB2312;楷体"/><w:sz w:val="28"/><w:szCs w:val="28"/></w:rPr><w:t>在不平整地面通过调整落足点快速恢复平衡</w:t></w:r><w:r><w:rPr><w:rFonts w:eastAsia="楷体_GB2312;楷体"/><w:sz w:val="28"/><w:szCs w:val="28"/></w:rPr><w:t>，来灵活</w:t></w:r><w:r><w:rPr><w:rFonts w:eastAsia="楷体_GB2312;楷体"/><w:sz w:val="28"/><w:szCs w:val="28"/></w:rPr><w:t>完成障碍跨越、</w:t></w:r><w:r><w:rPr><w:rFonts w:eastAsia="楷体_GB2312;楷体"/><w:sz w:val="28"/><w:szCs w:val="28"/></w:rPr><w:t>楼梯</w:t></w:r><w:r><w:rPr><w:rFonts w:eastAsia="楷体_GB2312;楷体"/><w:sz w:val="28"/><w:szCs w:val="28"/></w:rPr><w:t>攀爬</w:t></w:r><w:r><w:rPr><w:rFonts w:eastAsia="楷体_GB2312;楷体"/><w:sz w:val="28"/><w:szCs w:val="28"/><w:vertAlign w:val="superscript"/></w:rPr><w:fldChar w:fldCharType="begin"></w:fldChar></w:r><w:r><w:rPr><w:vertAlign w:val="superscript"/><w:sz w:val="28"/><w:szCs w:val="28"/><w:rFonts w:eastAsia="楷体_GB2312;楷体"/></w:rPr><w:instrText xml:space="preserve"> REF _Ref209383554 \r \h </w:instrText></w:r><w:r><w:rPr><w:vertAlign w:val="superscript"/><w:sz w:val="28"/><w:szCs w:val="28"/><w:rFonts w:eastAsia="楷体_GB2312;楷体"/></w:rPr><w:fldChar w:fldCharType="separate"/></w:r><w:r><w:rPr><w:vertAlign w:val="superscript"/><w:sz w:val="28"/><w:szCs w:val="28"/><w:rFonts w:eastAsia="楷体_GB2312;楷体"/></w:rPr><w:t>[6]</w:t></w:r><w:r><w:rPr><w:vertAlign w:val="superscript"/><w:sz w:val="28"/><w:szCs w:val="28"/><w:rFonts w:eastAsia="楷体_GB2312;楷体"/></w:rPr><w:fldChar w:fldCharType="end"/></w:r><w:r><w:rPr><w:rFonts w:eastAsia="楷体_GB2312;楷体"/><w:sz w:val="28"/><w:szCs w:val="28"/></w:rPr><w:t>等动作</w:t></w:r><w:r><w:rPr><w:rFonts w:eastAsia="楷体_GB2312;楷体"/><w:sz w:val="28"/><w:szCs w:val="28"/></w:rPr><w:t>。</w:t></w:r><w:r><w:rPr><w:rFonts w:eastAsia="楷体_GB2312;楷体"/><w:sz w:val="28"/><w:szCs w:val="28"/></w:rPr><w:t>同时，腿部结构的设计</w:t></w:r><w:r><w:rPr><w:rFonts w:eastAsia="楷体_GB2312;楷体"/><w:sz w:val="28"/><w:szCs w:val="28"/></w:rPr><w:t>也可以扩展很多，例</w:t></w:r><w:r><w:rPr><w:rFonts w:eastAsia="楷体_GB2312;楷体"/><w:sz w:val="28"/><w:szCs w:val="28"/></w:rPr><w:t>如在腿部末端集成探测传感器</w:t></w:r><w:r><w:rPr><w:rFonts w:eastAsia="楷体_GB2312;楷体"/><w:sz w:val="28"/><w:szCs w:val="28"/><w:vertAlign w:val="superscript"/></w:rPr><w:fldChar w:fldCharType="begin"></w:fldChar></w:r><w:r><w:rPr><w:vertAlign w:val="superscript"/><w:sz w:val="28"/><w:szCs w:val="28"/><w:rFonts w:eastAsia="楷体_GB2312;楷体"/></w:rPr><w:instrText xml:space="preserve"> REF _Ref209383746 \r \h </w:instrText></w:r><w:r><w:rPr><w:vertAlign w:val="superscript"/><w:sz w:val="28"/><w:szCs w:val="28"/><w:rFonts w:eastAsia="楷体_GB2312;楷体"/></w:rPr><w:fldChar w:fldCharType="separate"/></w:r><w:r><w:rPr><w:vertAlign w:val="superscript"/><w:sz w:val="28"/><w:szCs w:val="28"/><w:rFonts w:eastAsia="楷体_GB2312;楷体"/></w:rPr><w:t>[7]</w:t></w:r><w:r><w:rPr><w:vertAlign w:val="superscript"/><w:sz w:val="28"/><w:szCs w:val="28"/><w:rFonts w:eastAsia="楷体_GB2312;楷体"/></w:rPr><w:fldChar w:fldCharType="end"/></w:r><w:r><w:rPr><w:rFonts w:eastAsia="楷体_GB2312;楷体"/><w:sz w:val="28"/><w:szCs w:val="28"/></w:rPr><w:t>，可</w:t></w:r><w:r><w:rPr><w:rFonts w:eastAsia="楷体_GB2312;楷体"/><w:sz w:val="28"/><w:szCs w:val="28"/></w:rPr><w:t>深入狭窄缝隙完成环境探测，或通过腿部与机械臂的协同操作，在复杂地形中实现精准抓取</w:t></w:r><w:r><w:rPr><w:rFonts w:eastAsia="楷体_GB2312;楷体"/><w:sz w:val="28"/><w:szCs w:val="28"/></w:rPr><w:t>。</w:t></w:r><w:r><w:rPr><w:rFonts w:eastAsia="楷体_GB2312;楷体"/><w:sz w:val="28"/><w:szCs w:val="28"/></w:rPr><w:t>凭借这些特质，四足机器人近年来成为机器人领域的研究焦点波士顿动力</w:t></w:r><w:r><w:rPr><w:rFonts w:eastAsia="楷体_GB2312;楷体"/><w:sz w:val="28"/><w:szCs w:val="28"/></w:rPr><w:t>Spot</w:t></w:r><w:r><w:rPr><w:rFonts w:eastAsia="楷体_GB2312;楷体"/><w:sz w:val="28"/><w:szCs w:val="28"/><w:vertAlign w:val="superscript"/></w:rPr><w:fldChar w:fldCharType="begin"></w:fldChar></w:r><w:r><w:rPr><w:vertAlign w:val="superscript"/><w:sz w:val="28"/><w:szCs w:val="28"/><w:rFonts w:eastAsia="楷体_GB2312;楷体"/></w:rPr><w:instrText xml:space="preserve"> REF _Ref209384127 \r \h </w:instrText></w:r><w:r><w:rPr><w:vertAlign w:val="superscript"/><w:sz w:val="28"/><w:szCs w:val="28"/><w:rFonts w:eastAsia="楷体_GB2312;楷体"/></w:rPr><w:fldChar w:fldCharType="separate"/></w:r><w:r><w:rPr><w:vertAlign w:val="superscript"/><w:sz w:val="28"/><w:szCs w:val="28"/><w:rFonts w:eastAsia="楷体_GB2312;楷体"/></w:rPr><w:t>[8]</w:t></w:r><w:r><w:rPr><w:vertAlign w:val="superscript"/><w:sz w:val="28"/><w:szCs w:val="28"/><w:rFonts w:eastAsia="楷体_GB2312;楷体"/></w:rPr><w:fldChar w:fldCharType="end"/></w:r><w:r><w:rPr><w:rFonts w:eastAsia="楷体_GB2312;楷体"/><w:sz w:val="28"/><w:szCs w:val="28"/></w:rPr><w:t>、宇树科技</w:t></w:r><w:r><w:rPr><w:rFonts w:eastAsia="楷体_GB2312;楷体"/><w:sz w:val="28"/><w:szCs w:val="28"/></w:rPr><w:t>Go</w:t></w:r><w:r><w:rPr><w:rFonts w:eastAsia="楷体_GB2312;楷体"/><w:sz w:val="28"/><w:szCs w:val="28"/></w:rPr><w:t>1</w:t></w:r><w:r><w:rPr><w:rFonts w:eastAsia="楷体_GB2312;楷体"/><w:sz w:val="28"/><w:szCs w:val="28"/><w:vertAlign w:val="superscript"/></w:rPr><w:fldChar w:fldCharType="begin"></w:fldChar></w:r><w:r><w:rPr><w:vertAlign w:val="superscript"/><w:sz w:val="28"/><w:szCs w:val="28"/><w:rFonts w:eastAsia="楷体_GB2312;楷体"/></w:rPr><w:instrText xml:space="preserve"> REF _Ref209384131 \r \h </w:instrText></w:r><w:r><w:rPr><w:vertAlign w:val="superscript"/><w:sz w:val="28"/><w:szCs w:val="28"/><w:rFonts w:eastAsia="楷体_GB2312;楷体"/></w:rPr><w:fldChar w:fldCharType="separate"/></w:r><w:r><w:rPr><w:vertAlign w:val="superscript"/><w:sz w:val="28"/><w:szCs w:val="28"/><w:rFonts w:eastAsia="楷体_GB2312;楷体"/></w:rPr><w:t>[9]</w:t></w:r><w:r><w:rPr><w:vertAlign w:val="superscript"/><w:sz w:val="28"/><w:szCs w:val="28"/><w:rFonts w:eastAsia="楷体_GB2312;楷体"/></w:rPr><w:fldChar w:fldCharType="end"/></w:r><w:r><w:rPr><w:rFonts w:eastAsia="楷体_GB2312;楷体"/><w:sz w:val="28"/><w:szCs w:val="28"/></w:rPr><w:t>等产品已逐步落地商业化应用。</w:t></w:r></w:p><w:p><w:pPr><w:pStyle w:val="Normal"/><w:spacing w:lineRule="auto" w:line="240"/><w:ind w:firstLine="405"/><w:jc w:val="center"/><w:rPr><w:lang w:val="en-US" w:eastAsia="en-US"/></w:rPr></w:pPr><w:r><w:rPr><w:lang w:val="en-US" w:eastAsia="en-US"/></w:rPr><w:drawing><wp:inline distT="0" distB="0" distL="0" distR="0"><wp:extent cx="4344670" cy="2185035"/><wp:effectExtent l="0" t="0" r="0" b="0"/><wp:docPr id="3" name="Image2" descr=""></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3" name="Image2" descr=""></pic:cNvPr><pic:cNvPicPr><a:picLocks noChangeAspect="1" noChangeArrowheads="1"/></pic:cNvPicPr></pic:nvPicPr><pic:blipFill><a:blip r:embed="rId4"></a:blip><a:srcRect l="-5" t="-10" r="-5" b="-10"/><a:stretch><a:fillRect/></a:stretch></pic:blipFill><pic:spPr bwMode="auto"><a:xfrm><a:off x="0" y="0"/><a:ext cx="4344670" cy="2185035"/></a:xfrm><a:prstGeom prst="rect"><a:avLst/></a:prstGeom></pic:spPr></pic:pic></a:graphicData></a:graphic></wp:inline></w:drawing></w:r></w:p><w:p><w:pPr><w:pStyle w:val="Normal"/><w:spacing w:lineRule="auto" w:line="240"/><w:ind w:firstLine="405"/><w:jc w:val="center"/><w:rPr><w:lang w:val="en-US" w:eastAsia="en-US"/></w:rPr></w:pPr><w:r><w:rPr><w:color w:val="000000"/><w:kern w:val="0"/><w:szCs w:val="21"/><w:lang w:bidi="ar"/></w:rPr><w:t>图</w:t></w:r><w:r><w:rPr><w:color w:val="000000"/><w:kern w:val="0"/><w:szCs w:val="21"/><w:lang w:bidi="ar"/></w:rPr><w:t>2 Spot</w:t></w:r><w:r><w:rPr><w:color w:val="000000"/><w:kern w:val="0"/><w:szCs w:val="21"/><w:lang w:bidi="ar"/></w:rPr><w:t>与</w:t></w:r><w:r><w:rPr><w:color w:val="000000"/><w:kern w:val="0"/><w:szCs w:val="21"/><w:lang w:bidi="ar"/></w:rPr><w:t>Go2</w:t></w:r><w:r><w:rPr><w:color w:val="000000"/><w:kern w:val="0"/><w:szCs w:val="21"/><w:lang w:bidi="ar"/></w:rPr><w:t>在复杂场景下的运动</w:t></w:r></w:p><w:p><w:pPr><w:pStyle w:val="Normal"/><w:spacing w:lineRule="exact" w:line="440"/><w:ind w:firstLine="545"/><w:rPr><w:rFonts w:eastAsia="楷体_GB2312;楷体"/><w:sz w:val="28"/><w:szCs w:val="28"/></w:rPr></w:pPr><w:r><w:rPr><w:rFonts w:eastAsia="楷体_GB2312;楷体"/><w:sz w:val="28"/><w:szCs w:val="28"/></w:rPr><w:t>路径规划</w:t></w:r><w:r><w:rPr><w:rFonts w:eastAsia="楷体_GB2312;楷体"/><w:sz w:val="28"/><w:szCs w:val="28"/><w:vertAlign w:val="superscript"/></w:rPr><w:fldChar w:fldCharType="begin"></w:fldChar></w:r><w:r><w:rPr><w:vertAlign w:val="superscript"/><w:sz w:val="28"/><w:szCs w:val="28"/><w:rFonts w:eastAsia="楷体_GB2312;楷体"/></w:rPr><w:instrText xml:space="preserve"> REF _Ref209384581 \r \h </w:instrText></w:r><w:r><w:rPr><w:vertAlign w:val="superscript"/><w:sz w:val="28"/><w:szCs w:val="28"/><w:rFonts w:eastAsia="楷体_GB2312;楷体"/></w:rPr><w:fldChar w:fldCharType="separate"/></w:r><w:r><w:rPr><w:vertAlign w:val="superscript"/><w:sz w:val="28"/><w:szCs w:val="28"/><w:rFonts w:eastAsia="楷体_GB2312;楷体"/></w:rPr><w:t>[10]</w:t></w:r><w:r><w:rPr><w:vertAlign w:val="superscript"/><w:sz w:val="28"/><w:szCs w:val="28"/><w:rFonts w:eastAsia="楷体_GB2312;楷体"/></w:rPr><w:fldChar w:fldCharType="end"/></w:r><w:r><w:rPr><w:rFonts w:eastAsia="楷体_GB2312;楷体"/><w:sz w:val="28"/><w:szCs w:val="28"/><w:vertAlign w:val="superscript"/></w:rPr><w:t>~</w:t></w:r><w:r><w:rPr><w:rFonts w:eastAsia="楷体_GB2312;楷体"/><w:vanish/><w:sz w:val="28"/><w:szCs w:val="28"/><w:vertAlign w:val="superscript"/></w:rPr><w:fldChar w:fldCharType="begin"></w:fldChar></w:r><w:r><w:rPr><w:vertAlign w:val="superscript"/><w:sz w:val="28"/><w:szCs w:val="28"/><w:vanish/><w:rFonts w:eastAsia="楷体_GB2312;楷体"/></w:rPr><w:instrText xml:space="preserve"> REF _Ref209384582 \r \h </w:instrText></w:r><w:r><w:rPr><w:vertAlign w:val="superscript"/><w:sz w:val="28"/><w:szCs w:val="28"/><w:vanish/><w:rFonts w:eastAsia="楷体_GB2312;楷体"/></w:rPr><w:fldChar w:fldCharType="separate"/></w:r><w:r><w:rPr><w:vertAlign w:val="superscript"/><w:sz w:val="28"/><w:szCs w:val="28"/><w:vanish/><w:rFonts w:eastAsia="楷体_GB2312;楷体"/></w:rPr><w:t>[11]</w:t></w:r><w:r><w:rPr><w:vertAlign w:val="superscript"/><w:sz w:val="28"/><w:szCs w:val="28"/><w:vanish/><w:rFonts w:eastAsia="楷体_GB2312;楷体"/></w:rPr><w:fldChar w:fldCharType="end"/></w:r><w:r><w:rPr><w:rFonts w:eastAsia="楷体_GB2312;楷体"/><w:sz w:val="28"/><w:szCs w:val="28"/><w:vertAlign w:val="superscript"/></w:rPr><w:fldChar w:fldCharType="begin"></w:fldChar></w:r><w:r><w:rPr><w:vertAlign w:val="superscript"/><w:sz w:val="28"/><w:szCs w:val="28"/><w:rFonts w:eastAsia="楷体_GB2312;楷体"/></w:rPr><w:instrText xml:space="preserve"> REF _Ref209384583 \r \h </w:instrText></w:r><w:r><w:rPr><w:vertAlign w:val="superscript"/><w:sz w:val="28"/><w:szCs w:val="28"/><w:rFonts w:eastAsia="楷体_GB2312;楷体"/></w:rPr><w:fldChar w:fldCharType="separate"/></w:r><w:r><w:rPr><w:vertAlign w:val="superscript"/><w:sz w:val="28"/><w:szCs w:val="28"/><w:rFonts w:eastAsia="楷体_GB2312;楷体"/></w:rPr><w:t>[12]</w:t></w:r><w:r><w:rPr><w:vertAlign w:val="superscript"/><w:sz w:val="28"/><w:szCs w:val="28"/><w:rFonts w:eastAsia="楷体_GB2312;楷体"/></w:rPr><w:fldChar w:fldCharType="end"/></w:r><w:r><w:rPr><w:rFonts w:eastAsia="楷体_GB2312;楷体"/><w:sz w:val="28"/><w:szCs w:val="28"/></w:rPr><w:t>是四足机器人自主完成任务的核心环节</w:t></w:r><w:r><w:rPr><w:rFonts w:eastAsia="楷体_GB2312;楷体"/><w:sz w:val="28"/><w:szCs w:val="28"/></w:rPr><w:t>，</w:t></w:r><w:r><w:rPr><w:rFonts w:eastAsia="楷体_GB2312;楷体"/><w:sz w:val="28"/><w:szCs w:val="28"/></w:rPr><w:t>是机器人依托环境感知信息，结合自身运动特性，在起点与目标点之间自主规划运动路线的核心技术。直接决定其</w:t></w:r><w:r><w:rPr><w:rFonts w:eastAsia="楷体_GB2312;楷体"/><w:sz w:val="28"/><w:szCs w:val="28"/></w:rPr><w:t>工作</w:t></w:r><w:r><w:rPr><w:rFonts w:eastAsia="楷体_GB2312;楷体"/><w:sz w:val="28"/><w:szCs w:val="28"/></w:rPr><w:t>效率</w:t></w:r><w:r><w:rPr><w:rFonts w:eastAsia="楷体_GB2312;楷体"/><w:sz w:val="28"/><w:szCs w:val="28"/></w:rPr><w:t>和安全性</w:t></w:r><w:r><w:rPr><w:rFonts w:eastAsia="楷体_GB2312;楷体"/><w:sz w:val="28"/><w:szCs w:val="28"/><w:vertAlign w:val="superscript"/></w:rPr><w:fldChar w:fldCharType="begin"></w:fldChar></w:r><w:r><w:rPr><w:vertAlign w:val="superscript"/><w:sz w:val="28"/><w:szCs w:val="28"/><w:rFonts w:eastAsia="楷体_GB2312;楷体"/></w:rPr><w:instrText xml:space="preserve"> REF _Ref209384811 \r \h </w:instrText></w:r><w:r><w:rPr><w:vertAlign w:val="superscript"/><w:sz w:val="28"/><w:szCs w:val="28"/><w:rFonts w:eastAsia="楷体_GB2312;楷体"/></w:rPr><w:fldChar w:fldCharType="separate"/></w:r><w:r><w:rPr><w:vertAlign w:val="superscript"/><w:sz w:val="28"/><w:szCs w:val="28"/><w:rFonts w:eastAsia="楷体_GB2312;楷体"/></w:rPr><w:t>[13]</w:t></w:r><w:r><w:rPr><w:vertAlign w:val="superscript"/><w:sz w:val="28"/><w:szCs w:val="28"/><w:rFonts w:eastAsia="楷体_GB2312;楷体"/></w:rPr><w:fldChar w:fldCharType="end"/></w:r><w:r><w:rPr><w:rFonts w:eastAsia="楷体_GB2312;楷体"/><w:sz w:val="28"/><w:szCs w:val="28"/></w:rPr><w:t>。可靠的路径规划是机器人顺利完成作业的基础</w:t></w:r><w:r><w:rPr><w:rFonts w:eastAsia="楷体_GB2312;楷体"/><w:sz w:val="28"/><w:szCs w:val="28"/></w:rPr><w:t>，</w:t></w:r><w:r><w:rPr><w:rFonts w:eastAsia="楷体_GB2312;楷体"/><w:sz w:val="28"/><w:szCs w:val="28"/></w:rPr><w:t>若缺乏合理规划，即便机器人硬件性能强劲，可能因路线选择不当陷入碰撞损坏、</w:t></w:r><w:r><w:rPr><w:rFonts w:eastAsia="楷体_GB2312;楷体"/><w:sz w:val="28"/><w:szCs w:val="28"/></w:rPr><w:t>停滞前进</w:t></w:r><w:r><w:rPr><w:rFonts w:eastAsia="楷体_GB2312;楷体"/><w:sz w:val="28"/><w:szCs w:val="28"/></w:rPr><w:t>等困境，难以</w:t></w:r><w:r><w:rPr><w:rFonts w:eastAsia="楷体_GB2312;楷体"/><w:sz w:val="28"/><w:szCs w:val="28"/></w:rPr><w:t>完成</w:t></w:r><w:r><w:rPr><w:rFonts w:eastAsia="楷体_GB2312;楷体"/><w:sz w:val="28"/><w:szCs w:val="28"/></w:rPr><w:t>任务。</w:t></w:r><w:r><w:rPr><w:rFonts w:eastAsia="楷体_GB2312;楷体"/><w:sz w:val="28"/><w:szCs w:val="28"/></w:rPr><w:t>因此，近年来</w:t></w:r><w:r><w:rPr><w:rFonts w:eastAsia="楷体_GB2312;楷体"/><w:sz w:val="28"/><w:szCs w:val="28"/></w:rPr><w:t>路径规划</w:t></w:r><w:r><w:rPr><w:rFonts w:eastAsia="楷体_GB2312;楷体"/><w:sz w:val="28"/><w:szCs w:val="28"/></w:rPr><w:t>也逐渐成为</w:t></w:r><w:r><w:rPr><w:rFonts w:eastAsia="楷体_GB2312;楷体"/><w:sz w:val="28"/><w:szCs w:val="28"/></w:rPr><w:t>四足机器人</w:t></w:r><w:r><w:rPr><w:rFonts w:eastAsia="楷体_GB2312;楷体"/><w:sz w:val="28"/><w:szCs w:val="28"/></w:rPr><w:t>研究的热门方向</w:t></w:r><w:r><w:rPr><w:rFonts w:eastAsia="楷体_GB2312;楷体"/><w:sz w:val="28"/><w:szCs w:val="28"/></w:rPr><w:t>。</w:t></w:r></w:p><w:p><w:pPr><w:pStyle w:val="Normal"/><w:spacing w:lineRule="exact" w:line="440"/><w:ind w:firstLine="545"/><w:rPr><w:rFonts w:eastAsia="楷体_GB2312;楷体"/><w:sz w:val="28"/><w:szCs w:val="28"/></w:rPr></w:pPr><w:r><w:rPr><w:rFonts w:eastAsia="楷体_GB2312;楷体"/><w:sz w:val="28"/><w:szCs w:val="28"/></w:rPr><w:t>然而，当前四足机器人路径规划仍面临</w:t></w:r><w:r><w:rPr><w:rFonts w:eastAsia="楷体_GB2312;楷体"/><w:sz w:val="28"/><w:szCs w:val="28"/></w:rPr><w:t>很多</w:t></w:r><w:r><w:rPr><w:rFonts w:eastAsia="楷体_GB2312;楷体"/><w:sz w:val="28"/><w:szCs w:val="28"/></w:rPr><w:t>难题。</w:t></w:r><w:ins w:id="8" w:author="哲 惠" w:date="2025-09-22T23:51:00Z"><w:r><w:rPr><w:rFonts w:eastAsia="楷体_GB2312;楷体"/><w:sz w:val="28"/><w:szCs w:val="28"/></w:rPr><w:t>在</w:t></w:r></w:ins><w:ins w:id="9" w:author="哲 惠" w:date="2025-09-22T23:51:00Z"><w:r><w:rPr><w:rFonts w:eastAsia="楷体_GB2312;楷体"/><w:sz w:val="28"/><w:szCs w:val="28"/></w:rPr><w:t>建筑工地环境</w:t></w:r></w:ins><w:del w:id="10" w:author="哲 惠" w:date="2025-09-22T23:51:00Z"><w:r><w:rPr><w:rFonts w:eastAsia="楷体_GB2312;楷体"/><w:sz w:val="28"/><w:szCs w:val="28"/></w:rPr><w:delText>复杂环境</w:delText></w:r></w:del><w:r><w:rPr><w:rFonts w:eastAsia="楷体_GB2312;楷体"/><w:sz w:val="28"/><w:szCs w:val="28"/></w:rPr><w:t>下，</w:t></w:r><w:ins w:id="11" w:author="哲 惠" w:date="2025-09-22T23:52:00Z"><w:r><w:rPr><w:rFonts w:eastAsia="楷体_GB2312;楷体"/><w:sz w:val="28"/><w:szCs w:val="28"/></w:rPr><w:t>会遇到工人行走，设备挪动</w:t></w:r></w:ins><w:ins w:id="12" w:author="哲 惠" w:date="2025-09-22T23:53:00Z"><w:r><w:rPr><w:rFonts w:eastAsia="楷体_GB2312;楷体"/><w:sz w:val="28"/><w:szCs w:val="28"/></w:rPr><w:t>等</w:t></w:r></w:ins><w:del w:id="13" w:author="哲 惠" w:date="2025-09-22T23:52:00Z"><w:r><w:rPr><w:rFonts w:eastAsia="楷体_GB2312;楷体"/><w:sz w:val="28"/><w:szCs w:val="28"/></w:rPr><w:delText>如</w:delText></w:r></w:del><w:del w:id="14" w:author="哲 惠" w:date="2025-09-22T23:53:00Z"><w:r><w:rPr><w:rFonts w:eastAsia="楷体_GB2312;楷体"/><w:sz w:val="28"/><w:szCs w:val="28"/></w:rPr><w:delText>动态障碍物</w:delText></w:r></w:del><w:del w:id="15" w:author="哲 惠" w:date="2025-09-22T23:52:00Z"><w:r><w:rPr><w:rFonts w:eastAsia="楷体_GB2312;楷体"/><w:sz w:val="28"/><w:szCs w:val="28"/></w:rPr><w:delText>、</w:delText></w:r></w:del><w:del w:id="16" w:author="哲 惠" w:date="2025-09-22T23:52:00Z"><w:r><w:rPr><w:rFonts w:eastAsia="楷体_GB2312;楷体"/><w:sz w:val="28"/><w:szCs w:val="28"/></w:rPr><w:delText>环境参数突变</w:delText></w:r></w:del><w:del w:id="17" w:author="哲 惠" w:date="2025-09-22T23:53:00Z"><w:r><w:rPr><w:rFonts w:eastAsia="楷体_GB2312;楷体"/><w:sz w:val="28"/><w:szCs w:val="28"/></w:rPr><w:delText>等</w:delText></w:r></w:del><w:r><w:rPr><w:rFonts w:eastAsia="楷体_GB2312;楷体"/><w:sz w:val="28"/><w:szCs w:val="28"/></w:rPr><w:t>情况，</w:t></w:r><w:ins w:id="18" w:author="哲 惠" w:date="2025-09-22T23:53:00Z"><w:r><w:rPr><w:rFonts w:eastAsia="楷体_GB2312;楷体"/><w:sz w:val="28"/><w:szCs w:val="28"/></w:rPr><w:t>这种动态障碍物会</w:t></w:r></w:ins><w:del w:id="19" w:author="哲 惠" w:date="2025-09-22T23:53:00Z"><w:r><w:rPr><w:rFonts w:eastAsia="楷体_GB2312;楷体"/><w:sz w:val="28"/><w:szCs w:val="28"/></w:rPr><w:delText>会</w:delText></w:r></w:del><w:ins w:id="20" w:author="哲 惠" w:date="2025-09-22T23:53:00Z"><w:r><w:rPr><w:rFonts w:eastAsia="楷体_GB2312;楷体"/><w:sz w:val="28"/><w:szCs w:val="28"/></w:rPr><w:t>使</w:t></w:r></w:ins><w:del w:id="21" w:author="哲 惠" w:date="2025-09-22T23:53:00Z"><w:r><w:rPr><w:rFonts w:eastAsia="楷体_GB2312;楷体"/><w:sz w:val="28"/><w:szCs w:val="28"/></w:rPr><w:delText>让</w:delText></w:r></w:del><w:r><w:rPr><w:rFonts w:eastAsia="楷体_GB2312;楷体"/><w:sz w:val="28"/><w:szCs w:val="28"/></w:rPr><w:t>传统规划</w:t></w:r><w:r><w:rPr><w:rFonts w:eastAsia="楷体_GB2312;楷体"/><w:sz w:val="28"/><w:szCs w:val="28"/></w:rPr><w:t>方法</w:t></w:r><w:r><w:rPr><w:rFonts w:eastAsia="楷体_GB2312;楷体"/><w:sz w:val="28"/><w:szCs w:val="28"/></w:rPr><w:t>难以实时调整路线</w:t></w:r><w:ins w:id="22" w:author="哲 惠" w:date="2025-09-22T23:54:00Z"><w:r><w:rPr><w:rFonts w:eastAsia="楷体_GB2312;楷体"/><w:sz w:val="28"/><w:szCs w:val="28"/></w:rPr><w:t>，</w:t></w:r></w:ins><w:del w:id="23" w:author="哲 惠" w:date="2025-09-22T23:54:00Z"><w:r><w:rPr><w:rFonts w:eastAsia="楷体_GB2312;楷体"/><w:sz w:val="28"/><w:szCs w:val="28"/></w:rPr><w:delText>,</w:delText></w:r></w:del><w:r><w:rPr><w:rFonts w:eastAsia="楷体_GB2312;楷体"/><w:sz w:val="28"/><w:szCs w:val="28"/></w:rPr><w:t>同时，四足机器人有独特的仿生步态，与通用移动机器人的路径规划需求存在显著差异，</w:t></w:r><w:ins w:id="24" w:author="哲 惠" w:date="2025-09-22T23:42:00Z"><w:r><w:rPr><w:rFonts w:eastAsia="楷体_GB2312;楷体"/><w:sz w:val="28"/><w:szCs w:val="28"/></w:rPr><w:t>现有四足机器人路径规划研究多局限于沿用传统地面机器人规划方法或在其基础上进行改进</w:t></w:r></w:ins><w:ins w:id="25" w:author="哲 惠" w:date="2025-09-22T23:43:00Z"><w:r><w:rPr><w:rFonts w:eastAsia="楷体_GB2312;楷体"/><w:sz w:val="28"/><w:szCs w:val="28"/></w:rPr><w:t>,</w:t></w:r></w:ins><w:ins w:id="26" w:author="哲 惠" w:date="2025-09-22T23:43:00Z"><w:r><w:rPr><w:rFonts w:cs="宋体;SimSun" w:ascii="宋体;SimSun" w:hAnsi="宋体;SimSun"/><w:kern w:val="0"/><w:sz w:val="24"/></w:rPr><w:t xml:space="preserve"> </w:t></w:r></w:ins><w:ins w:id="27" w:author="哲 惠" w:date="2025-09-22T23:43:00Z"><w:r><w:rPr><w:rFonts w:eastAsia="楷体_GB2312;楷体"/><w:sz w:val="28"/><w:szCs w:val="28"/></w:rPr><w:t>难以充分考虑仿生步态的约束，导致路径不可行，特别是在</w:t></w:r></w:ins><w:ins w:id="28" w:author="哲 惠" w:date="2025-09-24T17:10:00Z"><w:r><w:rPr><w:rFonts w:eastAsia="楷体_GB2312;楷体"/><w:sz w:val="28"/><w:szCs w:val="28"/></w:rPr><w:t>动态</w:t></w:r></w:ins><w:ins w:id="29" w:author="哲 惠" w:date="2025-09-22T23:44:00Z"><w:r><w:rPr><w:rFonts w:eastAsia="楷体_GB2312;楷体"/><w:sz w:val="28"/><w:szCs w:val="28"/></w:rPr><w:t>建筑工地</w:t></w:r></w:ins><w:ins w:id="30" w:author="哲 惠" w:date="2025-09-24T17:10:00Z"><w:r><w:rPr><w:rFonts w:eastAsia="楷体_GB2312;楷体"/><w:sz w:val="28"/><w:szCs w:val="28"/></w:rPr><w:t>等复杂</w:t></w:r></w:ins><w:ins w:id="31" w:author="哲 惠" w:date="2025-09-22T23:43:00Z"><w:r><w:rPr><w:rFonts w:eastAsia="楷体_GB2312;楷体"/><w:sz w:val="28"/><w:szCs w:val="28"/></w:rPr><w:t>环境中，实时性和鲁棒性难</w:t></w:r></w:ins><w:ins w:id="32" w:author="哲 惠" w:date="2025-09-22T23:54:00Z"><w:r><w:rPr><w:rFonts w:eastAsia="楷体_GB2312;楷体"/><w:sz w:val="28"/><w:szCs w:val="28"/></w:rPr><w:t>以保证。</w:t></w:r></w:ins><w:del w:id="33" w:author="哲 惠" w:date="2025-09-22T23:42:00Z"><w:r><w:rPr><w:rFonts w:eastAsia="楷体_GB2312;楷体"/><w:sz w:val="28"/><w:szCs w:val="28"/></w:rPr><w:delText>现有</w:delText></w:r></w:del><w:del w:id="34" w:author="哲 惠" w:date="2025-09-22T23:42:00Z"><w:r><w:rPr><w:rFonts w:eastAsia="楷体_GB2312;楷体"/><w:sz w:val="28"/><w:szCs w:val="28"/></w:rPr><w:delText>用于四足机器人的路径</w:delText></w:r></w:del><w:del w:id="35" w:author="哲 惠" w:date="2025-09-22T23:42:00Z"><w:r><w:rPr><w:rFonts w:eastAsia="楷体_GB2312;楷体"/><w:sz w:val="28"/><w:szCs w:val="28"/></w:rPr><w:delText>规划</w:delText></w:r></w:del><w:del w:id="36" w:author="哲 惠" w:date="2025-09-22T23:42:00Z"><w:r><w:rPr><w:rFonts w:eastAsia="楷体_GB2312;楷体"/><w:sz w:val="28"/><w:szCs w:val="28"/></w:rPr><w:delText>研究</w:delText></w:r></w:del><w:del w:id="37" w:author="哲 惠" w:date="2025-09-22T23:43:00Z"><w:r><w:rPr><w:rFonts w:eastAsia="楷体_GB2312;楷体"/><w:sz w:val="28"/><w:szCs w:val="28"/></w:rPr><w:delText>较少</w:delText></w:r></w:del><w:ins w:id="38" w:author="wqzhang09@outlook.com" w:date="2025-09-22T20:11:00Z"><w:del w:id="39" w:author="哲 惠" w:date="2025-09-22T23:43:00Z"><w:r><w:rPr><w:rFonts w:eastAsia="楷体_GB2312;楷体"/><w:sz w:val="28"/><w:szCs w:val="28"/></w:rPr><w:delText>（提出的方法</w:delText></w:r></w:del></w:ins><w:ins w:id="40" w:author="wqzhang09@outlook.com" w:date="2025-09-22T20:12:00Z"><w:del w:id="41" w:author="哲 惠" w:date="2025-09-22T23:43:00Z"><w:r><w:rPr><w:rFonts w:eastAsia="楷体_GB2312;楷体"/><w:sz w:val="28"/><w:szCs w:val="28"/></w:rPr><w:delText>已经</w:delText></w:r></w:del></w:ins><w:ins w:id="42" w:author="wqzhang09@outlook.com" w:date="2025-09-22T20:11:00Z"><w:del w:id="43" w:author="哲 惠" w:date="2025-09-22T23:43:00Z"><w:r><w:rPr><w:rFonts w:eastAsia="楷体_GB2312;楷体"/><w:sz w:val="28"/><w:szCs w:val="28"/></w:rPr><w:delText>很多，这个说法不准确</w:delText></w:r></w:del></w:ins><w:ins w:id="44" w:author="wqzhang09@outlook.com" w:date="2025-09-22T20:12:00Z"><w:del w:id="45" w:author="哲 惠" w:date="2025-09-22T23:43:00Z"><w:r><w:rPr><w:rFonts w:eastAsia="楷体_GB2312;楷体"/><w:sz w:val="28"/><w:szCs w:val="28"/></w:rPr><w:delText>，既然</w:delText></w:r></w:del></w:ins><w:ins w:id="46" w:author="wqzhang09@outlook.com" w:date="2025-09-22T20:13:00Z"><w:del w:id="47" w:author="哲 惠" w:date="2025-09-22T23:43:00Z"><w:r><w:rPr><w:rFonts w:eastAsia="楷体_GB2312;楷体"/><w:sz w:val="28"/><w:szCs w:val="28"/></w:rPr><w:delText>前面说了与通用机器人规划存在差异，这里应该说目前仍然使用传统地面机器人规划方法</w:delText></w:r></w:del></w:ins><w:ins w:id="48" w:author="wqzhang09@outlook.com" w:date="2025-09-22T20:14:00Z"><w:del w:id="49" w:author="哲 惠" w:date="2025-09-22T23:43:00Z"><w:r><w:rPr><w:rFonts w:eastAsia="楷体_GB2312;楷体"/><w:sz w:val="28"/><w:szCs w:val="28"/></w:rPr><w:delText>，或在其上进行改进</w:delText></w:r></w:del></w:ins><w:ins w:id="50" w:author="wqzhang09@outlook.com" w:date="2025-09-22T20:11:00Z"><w:del w:id="51" w:author="哲 惠" w:date="2025-09-22T23:43:00Z"><w:r><w:rPr><w:rFonts w:eastAsia="楷体_GB2312;楷体"/><w:sz w:val="28"/><w:szCs w:val="28"/></w:rPr><w:delText>）局限于</w:delText></w:r></w:del></w:ins><w:ins w:id="52" w:author="wqzhang09@outlook.com" w:date="2025-09-22T20:11:00Z"><w:del w:id="53" w:author="哲 惠" w:date="2025-09-22T23:43:00Z"><w:r><w:rPr><w:rFonts w:eastAsia="楷体_GB2312;楷体"/><w:sz w:val="28"/><w:szCs w:val="28"/></w:rPr><w:delText>…</w:delText></w:r></w:del></w:ins><w:del w:id="54" w:author="哲 惠" w:date="2025-09-22T23:43:00Z"><w:r><w:rPr><w:rFonts w:eastAsia="楷体_GB2312;楷体"/><w:sz w:val="28"/><w:szCs w:val="28"/></w:rPr><w:delText>，</w:delText></w:r></w:del><w:r><w:rPr><w:rFonts w:eastAsia="楷体_GB2312;楷体"/><w:sz w:val="28"/><w:szCs w:val="28"/></w:rPr><w:t>因此，针对四足机器人的运动特点与</w:t></w:r><w:ins w:id="55" w:author="哲 惠" w:date="2025-09-22T23:55:00Z"><w:r><w:rPr><w:rFonts w:eastAsia="楷体_GB2312;楷体"/><w:sz w:val="28"/><w:szCs w:val="28"/></w:rPr><w:t>建筑工地作业需求</w:t></w:r></w:ins><w:del w:id="56" w:author="哲 惠" w:date="2025-09-22T23:55:00Z"><w:r><w:rPr><w:rFonts w:eastAsia="楷体_GB2312;楷体"/><w:sz w:val="28"/><w:szCs w:val="28"/></w:rPr><w:delText>复杂场景作业</w:delText></w:r></w:del><w:ins w:id="57" w:author="wqzhang09@outlook.com" w:date="2025-09-22T20:14:00Z"><w:del w:id="58" w:author="哲 惠" w:date="2025-09-22T23:55:00Z"><w:r><w:rPr><w:rFonts w:eastAsia="楷体_GB2312;楷体"/><w:sz w:val="28"/><w:szCs w:val="28"/></w:rPr><w:delText>（反复</w:delText></w:r></w:del></w:ins><w:ins w:id="59" w:author="wqzhang09@outlook.com" w:date="2025-09-22T20:15:00Z"><w:del w:id="60" w:author="哲 惠" w:date="2025-09-22T23:55:00Z"><w:r><w:rPr><w:rFonts w:eastAsia="楷体_GB2312;楷体"/><w:sz w:val="28"/><w:szCs w:val="28"/></w:rPr><w:delText>提到复杂场景，这里建议固定</w:delText></w:r></w:del></w:ins><w:ins w:id="61" w:author="wqzhang09@outlook.com" w:date="2025-09-22T20:16:00Z"><w:del w:id="62" w:author="哲 惠" w:date="2025-09-22T23:55:00Z"><w:r><w:rPr><w:rFonts w:eastAsia="楷体_GB2312;楷体"/><w:sz w:val="28"/><w:szCs w:val="28"/></w:rPr><w:delText>且细化</w:delText></w:r></w:del></w:ins><w:ins w:id="63" w:author="wqzhang09@outlook.com" w:date="2025-09-22T20:15:00Z"><w:del w:id="64" w:author="哲 惠" w:date="2025-09-22T23:55:00Z"><w:r><w:rPr><w:rFonts w:eastAsia="楷体_GB2312;楷体"/><w:sz w:val="28"/><w:szCs w:val="28"/></w:rPr><w:delText>场景，如传统建筑工地，或者矿山类似的场景，和学校</w:delText></w:r></w:del></w:ins><w:ins w:id="65" w:author="wqzhang09@outlook.com" w:date="2025-09-22T20:16:00Z"><w:del w:id="66" w:author="哲 惠" w:date="2025-09-22T23:55:00Z"><w:r><w:rPr><w:rFonts w:eastAsia="楷体_GB2312;楷体"/><w:sz w:val="28"/><w:szCs w:val="28"/></w:rPr><w:delText>优势学科搭边</w:delText></w:r></w:del></w:ins><w:ins w:id="67" w:author="wqzhang09@outlook.com" w:date="2025-09-22T20:17:00Z"><w:del w:id="68" w:author="哲 惠" w:date="2025-09-22T23:55:00Z"><w:r><w:rPr><w:rFonts w:eastAsia="楷体_GB2312;楷体"/><w:sz w:val="28"/><w:szCs w:val="28"/></w:rPr><w:delText>，后面再提到复杂场景就可以用细化的场景替代</w:delText></w:r></w:del></w:ins><w:ins w:id="69" w:author="wqzhang09@outlook.com" w:date="2025-09-22T20:14:00Z"><w:del w:id="70" w:author="哲 惠" w:date="2025-09-22T23:55:00Z"><w:r><w:rPr><w:rFonts w:eastAsia="楷体_GB2312;楷体"/><w:sz w:val="28"/><w:szCs w:val="28"/></w:rPr><w:delText>）</w:delText></w:r></w:del></w:ins><w:del w:id="71" w:author="哲 惠" w:date="2025-09-22T23:55:00Z"><w:r><w:rPr><w:rFonts w:eastAsia="楷体_GB2312;楷体"/><w:sz w:val="28"/><w:szCs w:val="28"/></w:rPr><w:delText>需求</w:delText></w:r></w:del><w:r><w:rPr><w:rFonts w:eastAsia="楷体_GB2312;楷体"/><w:sz w:val="28"/><w:szCs w:val="28"/></w:rPr><w:t>，</w:t></w:r><w:ins w:id="72" w:author="哲 惠" w:date="2025-09-22T23:41:00Z"><w:r><w:rPr><w:rFonts w:eastAsia="楷体_GB2312;楷体"/><w:sz w:val="28"/><w:szCs w:val="28"/></w:rPr><w:t>本文</w:t></w:r></w:ins><w:r><w:rPr><w:rFonts w:eastAsia="楷体_GB2312;楷体"/><w:sz w:val="28"/><w:szCs w:val="28"/></w:rPr><w:t>深入研究</w:t></w:r><w:ins w:id="73" w:author="哲 惠" w:date="2025-09-22T23:56:00Z"><w:r><w:rPr><w:rFonts w:eastAsia="楷体_GB2312;楷体"/><w:sz w:val="28"/><w:szCs w:val="28"/></w:rPr><w:t>基于</w:t></w:r></w:ins><w:ins w:id="74" w:author="哲 惠" w:date="2025-09-22T23:55:00Z"><w:r><w:rPr><w:rFonts w:eastAsia="楷体_GB2312;楷体"/><w:sz w:val="28"/><w:szCs w:val="28"/></w:rPr><w:t>强化学习</w:t></w:r></w:ins><w:ins w:id="75" w:author="哲 惠" w:date="2025-09-22T23:56:00Z"><w:r><w:rPr><w:rFonts w:eastAsia="楷体_GB2312;楷体"/><w:sz w:val="28"/><w:szCs w:val="28"/></w:rPr><w:t>的</w:t></w:r></w:ins><w:r><w:rPr><w:rFonts w:eastAsia="楷体_GB2312;楷体"/><w:sz w:val="28"/><w:szCs w:val="28"/></w:rPr><w:t>路径规划</w:t></w:r><w:r><w:rPr><w:rFonts w:eastAsia="楷体_GB2312;楷体"/><w:sz w:val="28"/><w:szCs w:val="28"/></w:rPr><w:t>方法</w:t></w:r><w:r><w:rPr><w:rFonts w:eastAsia="楷体_GB2312;楷体"/><w:sz w:val="28"/><w:szCs w:val="28"/></w:rPr><w:t>，</w:t></w:r><w:ins w:id="76" w:author="哲 惠" w:date="2025-09-22T23:56:00Z"><w:r><w:rPr><w:rFonts w:eastAsia="楷体_GB2312;楷体"/><w:sz w:val="28"/><w:szCs w:val="28"/></w:rPr><w:t>这</w:t></w:r></w:ins><w:r><w:rPr><w:rFonts w:eastAsia="楷体_GB2312;楷体"/><w:sz w:val="28"/><w:szCs w:val="28"/></w:rPr><w:t>是具有现实意义的课题，</w:t></w:r><w:r><w:rPr><w:rFonts w:eastAsia="楷体_GB2312;楷体"/><w:sz w:val="28"/><w:szCs w:val="28"/></w:rPr><w:t>更能推动其在更多关键领域落地应用，</w:t></w:r><w:r><w:rPr><w:rFonts w:eastAsia="楷体_GB2312;楷体"/><w:sz w:val="28"/><w:szCs w:val="28"/></w:rPr><w:t>在推动四足机器人领域的发展</w:t></w:r><w:r><w:rPr><w:rFonts w:eastAsia="楷体_GB2312;楷体"/><w:sz w:val="28"/><w:szCs w:val="28"/></w:rPr><w:t>具</w:t></w:r><w:r><w:rPr><w:rFonts w:eastAsia="楷体_GB2312;楷体"/><w:sz w:val="28"/><w:szCs w:val="28"/></w:rPr><w:t>有</w:t></w:r><w:r><w:rPr><w:rFonts w:eastAsia="楷体_GB2312;楷体"/><w:sz w:val="28"/><w:szCs w:val="28"/></w:rPr><w:t>重要的</w:t></w:r><w:r><w:rPr><w:rFonts w:eastAsia="楷体_GB2312;楷体"/><w:sz w:val="28"/><w:szCs w:val="28"/></w:rPr><w:t>科学</w:t></w:r><w:r><w:rPr><w:rFonts w:eastAsia="楷体_GB2312;楷体"/><w:sz w:val="28"/><w:szCs w:val="28"/></w:rPr><w:t>意义。</w:t></w:r></w:p><w:p><w:pPr><w:pStyle w:val="Normal"/><w:spacing w:lineRule="exact" w:line="440"/><w:ind w:firstLine="545"/><w:rPr><w:rFonts w:eastAsia="楷体_GB2312;楷体"/><w:sz w:val="28"/><w:szCs w:val="28"/></w:rPr></w:pPr><w:r><w:rPr><w:rFonts w:eastAsia="楷体_GB2312;楷体"/><w:sz w:val="28"/><w:szCs w:val="28"/></w:rPr><w:t>1.2</w:t></w:r><w:r><w:rPr><w:rFonts w:eastAsia="楷体_GB2312;楷体"/><w:sz w:val="28"/><w:szCs w:val="28"/></w:rPr><w:t>国内外研究现状</w:t></w:r></w:p><w:p><w:pPr><w:pStyle w:val="Normal"/><w:spacing w:lineRule="exact" w:line="440"/><w:ind w:firstLine="545"/><w:rPr><w:rFonts w:eastAsia="楷体_GB2312;楷体"/><w:sz w:val="28"/><w:szCs w:val="28"/></w:rPr></w:pPr><w:r><w:rPr><w:rFonts w:eastAsia="楷体_GB2312;楷体"/><w:sz w:val="28"/><w:szCs w:val="28"/></w:rPr><w:t>路径规划</w:t></w:r><w:r><w:rPr><w:rFonts w:eastAsia="楷体_GB2312;楷体"/><w:sz w:val="28"/><w:szCs w:val="28"/></w:rPr><w:t>的</w:t></w:r><w:r><w:rPr><w:rFonts w:eastAsia="楷体_GB2312;楷体"/><w:sz w:val="28"/><w:szCs w:val="28"/></w:rPr><w:t>目标是在给定的环境模型中，寻找一条从起始位置到目标位置的可行路径，使得机器人能够在避开障碍物</w:t></w:r><w:r><w:rPr><w:rFonts w:eastAsia="楷体_GB2312;楷体"/><w:sz w:val="28"/><w:szCs w:val="28"/></w:rPr><w:t>的</w:t></w:r><w:r><w:rPr><w:rFonts w:eastAsia="楷体_GB2312;楷体"/><w:sz w:val="28"/><w:szCs w:val="28"/></w:rPr><w:t>前提下完成导航任务。路径规划通常分为全局路径规划</w:t></w:r><w:r><w:rPr><w:rFonts w:eastAsia="楷体_GB2312;楷体"/><w:sz w:val="28"/><w:szCs w:val="28"/><w:vertAlign w:val="superscript"/></w:rPr><w:fldChar w:fldCharType="begin"></w:fldChar></w:r><w:r><w:rPr><w:vertAlign w:val="superscript"/><w:sz w:val="28"/><w:szCs w:val="28"/><w:rFonts w:eastAsia="楷体_GB2312;楷体"/></w:rPr><w:instrText xml:space="preserve"> REF _Ref209385151 \r \h </w:instrText></w:r><w:r><w:rPr><w:vertAlign w:val="superscript"/><w:sz w:val="28"/><w:szCs w:val="28"/><w:rFonts w:eastAsia="楷体_GB2312;楷体"/></w:rPr><w:fldChar w:fldCharType="separate"/></w:r><w:r><w:rPr><w:vertAlign w:val="superscript"/><w:sz w:val="28"/><w:szCs w:val="28"/><w:rFonts w:eastAsia="楷体_GB2312;楷体"/></w:rPr><w:t>[14]</w:t></w:r><w:r><w:rPr><w:vertAlign w:val="superscript"/><w:sz w:val="28"/><w:szCs w:val="28"/><w:rFonts w:eastAsia="楷体_GB2312;楷体"/></w:rPr><w:fldChar w:fldCharType="end"/></w:r><w:r><w:rPr><w:rFonts w:eastAsia="楷体_GB2312;楷体"/><w:sz w:val="28"/><w:szCs w:val="28"/></w:rPr><w:t>和局部路径规划</w:t></w:r><w:r><w:rPr><w:rFonts w:eastAsia="楷体_GB2312;楷体"/><w:sz w:val="28"/><w:szCs w:val="28"/><w:vertAlign w:val="superscript"/></w:rPr><w:fldChar w:fldCharType="begin"></w:fldChar></w:r><w:r><w:rPr><w:vertAlign w:val="superscript"/><w:sz w:val="28"/><w:szCs w:val="28"/><w:rFonts w:eastAsia="楷体_GB2312;楷体"/></w:rPr><w:instrText xml:space="preserve"> REF _Ref209385160 \r \h </w:instrText></w:r><w:r><w:rPr><w:vertAlign w:val="superscript"/><w:sz w:val="28"/><w:szCs w:val="28"/><w:rFonts w:eastAsia="楷体_GB2312;楷体"/></w:rPr><w:fldChar w:fldCharType="separate"/></w:r><w:r><w:rPr><w:vertAlign w:val="superscript"/><w:sz w:val="28"/><w:szCs w:val="28"/><w:rFonts w:eastAsia="楷体_GB2312;楷体"/></w:rPr><w:t>[15]</w:t></w:r><w:r><w:rPr><w:vertAlign w:val="superscript"/><w:sz w:val="28"/><w:szCs w:val="28"/><w:rFonts w:eastAsia="楷体_GB2312;楷体"/></w:rPr><w:fldChar w:fldCharType="end"/></w:r><w:r><w:rPr><w:rFonts w:eastAsia="楷体_GB2312;楷体"/><w:sz w:val="28"/><w:szCs w:val="28"/></w:rPr><w:t>，</w:t></w:r><w:r><w:rPr><w:rFonts w:eastAsia="楷体_GB2312;楷体"/><w:sz w:val="28"/><w:szCs w:val="28"/></w:rPr><w:t>全局路径规划是指机器人在对环境具有完整先验信息时，通过建模与搜索在全局范围内规划出一条最优的路径。局部路径规划则主要依赖机器人在运动过程中通过传感器感知局部环境信息，在动态环境下实时生成可行路径。</w:t></w:r></w:p><w:p><w:pPr><w:pStyle w:val="Normal"/><w:spacing w:lineRule="exact" w:line="440"/><w:ind w:firstLine="545"/><w:rPr><w:rFonts w:eastAsia="楷体_GB2312;楷体"/><w:sz w:val="28"/><w:szCs w:val="28"/></w:rPr></w:pPr><w:r><w:rPr><w:rFonts w:eastAsia="楷体_GB2312;楷体"/><w:sz w:val="28"/><w:szCs w:val="28"/></w:rPr><w:t>(1)</w:t></w:r><w:r><w:rPr><w:rFonts w:eastAsia="楷体_GB2312;楷体"/><w:sz w:val="28"/><w:szCs w:val="28"/></w:rPr><w:t>路径规划经典算法研究现状</w:t></w:r></w:p><w:p><w:pPr><w:pStyle w:val="Normal"/><w:spacing w:lineRule="exact" w:line="440"/><w:ind w:firstLine="545"/><w:rPr><w:rFonts w:eastAsia="楷体_GB2312;楷体"/><w:sz w:val="28"/><w:szCs w:val="28"/></w:rPr></w:pPr><w:r><w:rPr><w:rFonts w:eastAsia="楷体_GB2312;楷体"/><w:sz w:val="28"/><w:szCs w:val="28"/></w:rPr><w:t>传统路径规划方法主要起源于</w:t></w:r><w:r><w:rPr><w:rFonts w:eastAsia="楷体_GB2312;楷体"/><w:sz w:val="28"/><w:szCs w:val="28"/></w:rPr><w:t>20</w:t></w:r><w:r><w:rPr><w:rFonts w:eastAsia="楷体_GB2312;楷体"/><w:sz w:val="28"/><w:szCs w:val="28"/></w:rPr><w:t>世纪</w:t></w:r><w:r><w:rPr><w:rFonts w:eastAsia="楷体_GB2312;楷体"/><w:sz w:val="28"/><w:szCs w:val="28"/></w:rPr><w:t>80</w:t></w:r><w:r><w:rPr><w:rFonts w:eastAsia="楷体_GB2312;楷体"/><w:sz w:val="28"/><w:szCs w:val="28"/></w:rPr><w:t>年代，代表性算法包括可视图法、人工势场法、模拟退火法以及模糊逻辑法。可视图法</w:t></w:r><w:r><w:rPr><w:rFonts w:eastAsia="楷体_GB2312;楷体"/><w:sz w:val="28"/><w:szCs w:val="28"/></w:rPr><w:t>(</w:t></w:r><w:r><w:rPr><w:rFonts w:eastAsia="楷体_GB2312;楷体"/><w:sz w:val="28"/><w:szCs w:val="28"/></w:rPr><w:t>Visibility Graph</w:t></w:r><w:r><w:rPr><w:rFonts w:eastAsia="楷体_GB2312;楷体"/><w:sz w:val="28"/><w:szCs w:val="28"/></w:rPr><w:t>)</w:t></w:r><w:r><w:rPr><w:rFonts w:eastAsia="楷体_GB2312;楷体"/><w:sz w:val="28"/><w:szCs w:val="28"/></w:rPr><w:t>由</w:t></w:r><w:r><w:rPr><w:rFonts w:eastAsia="楷体_GB2312;楷体"/><w:sz w:val="28"/><w:szCs w:val="28"/></w:rPr><w:t>Lozano-Pérez</w:t></w:r><w:r><w:rPr><w:rFonts w:eastAsia="楷体_GB2312;楷体"/><w:sz w:val="28"/><w:szCs w:val="28"/></w:rPr><w:t>和</w:t></w:r><w:r><w:rPr><w:rFonts w:eastAsia="楷体_GB2312;楷体"/><w:sz w:val="28"/><w:szCs w:val="28"/></w:rPr><w:t>Wesley</w:t></w:r><w:r><w:rPr><w:rFonts w:eastAsia="楷体_GB2312;楷体"/><w:sz w:val="28"/><w:szCs w:val="28"/></w:rPr><w:fldChar w:fldCharType="begin"></w:fldChar></w:r><w:r><w:rPr><w:sz w:val="28"/><w:szCs w:val="28"/><w:rFonts w:eastAsia="楷体_GB2312;楷体"/></w:rPr><w:instrText xml:space="preserve"> REF _Ref209385658 \r \h </w:instrText></w:r><w:r><w:rPr><w:sz w:val="28"/><w:szCs w:val="28"/><w:rFonts w:eastAsia="楷体_GB2312;楷体"/></w:rPr><w:fldChar w:fldCharType="separate"/></w:r><w:r><w:rPr><w:sz w:val="28"/><w:szCs w:val="28"/><w:rFonts w:eastAsia="楷体_GB2312;楷体"/></w:rPr><w:t>[16]</w:t></w:r><w:r><w:rPr><w:sz w:val="28"/><w:szCs w:val="28"/><w:rFonts w:eastAsia="楷体_GB2312;楷体"/></w:rPr><w:fldChar w:fldCharType="end"/></w:r><w:r><w:rPr><w:rFonts w:eastAsia="楷体_GB2312;楷体"/><w:sz w:val="28"/><w:szCs w:val="28"/></w:rPr><w:t>提出，该方法能够在二维空间中得到较优路径，人工势场法</w:t></w:r><w:r><w:rPr><w:rFonts w:eastAsia="楷体_GB2312;楷体"/><w:sz w:val="28"/><w:szCs w:val="28"/></w:rPr><w:t>(</w:t></w:r><w:r><w:rPr><w:rFonts w:eastAsia="楷体_GB2312;楷体"/><w:sz w:val="28"/><w:szCs w:val="28"/></w:rPr><w:t>Artificial Potential Field, APF</w:t></w:r><w:r><w:rPr><w:rFonts w:eastAsia="楷体_GB2312;楷体"/><w:sz w:val="28"/><w:szCs w:val="28"/></w:rPr><w:t>)</w:t></w:r><w:r><w:rPr><w:rFonts w:eastAsia="楷体_GB2312;楷体"/><w:sz w:val="28"/><w:szCs w:val="28"/></w:rPr><w:t>由</w:t></w:r><w:r><w:rPr><w:rFonts w:eastAsia="楷体_GB2312;楷体"/><w:sz w:val="28"/><w:szCs w:val="28"/></w:rPr><w:t>Khatib</w:t></w:r><w:r><w:rPr><w:rFonts w:eastAsia="楷体_GB2312;楷体"/><w:sz w:val="28"/><w:szCs w:val="28"/><w:vertAlign w:val="superscript"/></w:rPr><w:fldChar w:fldCharType="begin"></w:fldChar></w:r><w:r><w:rPr><w:vertAlign w:val="superscript"/><w:sz w:val="28"/><w:szCs w:val="28"/><w:rFonts w:eastAsia="楷体_GB2312;楷体"/></w:rPr><w:instrText xml:space="preserve"> REF _Ref209385662 \r \h </w:instrText></w:r><w:r><w:rPr><w:vertAlign w:val="superscript"/><w:sz w:val="28"/><w:szCs w:val="28"/><w:rFonts w:eastAsia="楷体_GB2312;楷体"/></w:rPr><w:fldChar w:fldCharType="separate"/></w:r><w:r><w:rPr><w:vertAlign w:val="superscript"/><w:sz w:val="28"/><w:szCs w:val="28"/><w:rFonts w:eastAsia="楷体_GB2312;楷体"/></w:rPr><w:t>[17]</w:t></w:r><w:r><w:rPr><w:vertAlign w:val="superscript"/><w:sz w:val="28"/><w:szCs w:val="28"/><w:rFonts w:eastAsia="楷体_GB2312;楷体"/></w:rPr><w:fldChar w:fldCharType="end"/></w:r><w:r><w:rPr><w:rFonts w:eastAsia="楷体_GB2312;楷体"/><w:sz w:val="28"/><w:szCs w:val="28"/></w:rPr><w:t>于</w:t></w:r><w:r><w:rPr><w:rFonts w:eastAsia="楷体_GB2312;楷体"/><w:sz w:val="28"/><w:szCs w:val="28"/></w:rPr><w:t>1986</w:t></w:r><w:r><w:rPr><w:rFonts w:eastAsia="楷体_GB2312;楷体"/><w:sz w:val="28"/><w:szCs w:val="28"/></w:rPr><w:t>年</w:t></w:r><w:r><w:rPr><w:rFonts w:eastAsia="楷体_GB2312;楷体"/><w:sz w:val="28"/><w:szCs w:val="28"/></w:rPr><w:t>提出，是机器人路径规划中应用最广的方法之一。其思想是将目标点视为吸引源、障碍物视为排斥源，通过合成势场梯度引导机器人运动。该方法计算简单、适应性强，但容易出现局部极小值和振荡等问题。模拟退火算法最早由</w:t></w:r><w:r><w:rPr><w:rFonts w:eastAsia="Times New Roman"/><w:sz w:val="28"/><w:szCs w:val="28"/></w:rPr><w:t xml:space="preserve"> </w:t></w:r><w:r><w:rPr><w:rFonts w:eastAsia="楷体_GB2312;楷体"/><w:sz w:val="28"/><w:szCs w:val="28"/></w:rPr><w:t>Kirkpatrick</w:t></w:r><w:r><w:rPr><w:rFonts w:eastAsia="楷体_GB2312;楷体"/><w:sz w:val="28"/><w:szCs w:val="28"/><w:vertAlign w:val="superscript"/></w:rPr><w:fldChar w:fldCharType="begin"></w:fldChar></w:r><w:r><w:rPr><w:vertAlign w:val="superscript"/><w:sz w:val="28"/><w:szCs w:val="28"/><w:rFonts w:eastAsia="楷体_GB2312;楷体"/></w:rPr><w:instrText xml:space="preserve"> REF _Ref209385667 \r \h </w:instrText></w:r><w:r><w:rPr><w:vertAlign w:val="superscript"/><w:sz w:val="28"/><w:szCs w:val="28"/><w:rFonts w:eastAsia="楷体_GB2312;楷体"/></w:rPr><w:fldChar w:fldCharType="separate"/></w:r><w:r><w:rPr><w:vertAlign w:val="superscript"/><w:sz w:val="28"/><w:szCs w:val="28"/><w:rFonts w:eastAsia="楷体_GB2312;楷体"/></w:rPr><w:t>[18]</w:t></w:r><w:r><w:rPr><w:vertAlign w:val="superscript"/><w:sz w:val="28"/><w:szCs w:val="28"/><w:rFonts w:eastAsia="楷体_GB2312;楷体"/></w:rPr><w:fldChar w:fldCharType="end"/></w:r><w:r><w:rPr><w:rFonts w:eastAsia="楷体_GB2312;楷体"/><w:sz w:val="28"/><w:szCs w:val="28"/></w:rPr><w:t>等</w:t></w:r><w:r><w:rPr><w:rFonts w:eastAsia="楷体_GB2312;楷体"/><w:sz w:val="28"/><w:szCs w:val="28"/></w:rPr><w:t>人于</w:t></w:r><w:r><w:rPr><w:rFonts w:eastAsia="楷体_GB2312;楷体"/><w:sz w:val="28"/><w:szCs w:val="28"/></w:rPr><w:t>1983</w:t></w:r><w:r><w:rPr><w:rFonts w:eastAsia="楷体_GB2312;楷体"/><w:sz w:val="28"/><w:szCs w:val="28"/></w:rPr><w:t>提出，通过概率接受准则跳出局部最优。该方法全局搜索能力较强，但收敛速度慢且参数选择敏感，</w:t></w:r><w:r><w:rPr><w:rFonts w:eastAsia="楷体_GB2312;楷体"/><w:sz w:val="28"/><w:szCs w:val="28"/></w:rPr><w:t>后续</w:t></w:r><w:r><w:rPr><w:rFonts w:eastAsia="楷体_GB2312;楷体"/><w:sz w:val="28"/><w:szCs w:val="28"/></w:rPr><w:t>改进主要集中在自适应冷却策略和混合优化框架方面</w:t></w:r><w:r><w:rPr><w:rFonts w:eastAsia="楷体_GB2312;楷体"/><w:sz w:val="28"/><w:szCs w:val="28"/><w:vertAlign w:val="superscript"/></w:rPr><w:fldChar w:fldCharType="begin"></w:fldChar></w:r><w:r><w:rPr><w:vertAlign w:val="superscript"/><w:sz w:val="28"/><w:szCs w:val="28"/><w:rFonts w:eastAsia="楷体_GB2312;楷体"/></w:rPr><w:instrText xml:space="preserve"> REF _Ref209391674 \r \h </w:instrText></w:r><w:r><w:rPr><w:vertAlign w:val="superscript"/><w:sz w:val="28"/><w:szCs w:val="28"/><w:rFonts w:eastAsia="楷体_GB2312;楷体"/></w:rPr><w:fldChar w:fldCharType="separate"/></w:r><w:r><w:rPr><w:vertAlign w:val="superscript"/><w:sz w:val="28"/><w:szCs w:val="28"/><w:rFonts w:eastAsia="楷体_GB2312;楷体"/></w:rPr><w:t>[19]</w:t></w:r><w:r><w:rPr><w:vertAlign w:val="superscript"/><w:sz w:val="28"/><w:szCs w:val="28"/><w:rFonts w:eastAsia="楷体_GB2312;楷体"/></w:rPr><w:fldChar w:fldCharType="end"/></w:r><w:r><w:rPr><w:rFonts w:eastAsia="楷体_GB2312;楷体"/><w:sz w:val="28"/><w:szCs w:val="28"/><w:vertAlign w:val="superscript"/></w:rPr><w:t>~</w:t></w:r><w:r><w:rPr><w:rFonts w:eastAsia="楷体_GB2312;楷体"/><w:vanish/><w:sz w:val="28"/><w:szCs w:val="28"/><w:vertAlign w:val="superscript"/></w:rPr><w:fldChar w:fldCharType="begin"></w:fldChar></w:r><w:r><w:rPr><w:vertAlign w:val="superscript"/><w:sz w:val="28"/><w:szCs w:val="28"/><w:vanish/><w:rFonts w:eastAsia="楷体_GB2312;楷体"/></w:rPr><w:instrText xml:space="preserve"> REF _Ref209391676 \r \h </w:instrText></w:r><w:r><w:rPr><w:vertAlign w:val="superscript"/><w:sz w:val="28"/><w:szCs w:val="28"/><w:vanish/><w:rFonts w:eastAsia="楷体_GB2312;楷体"/></w:rPr><w:fldChar w:fldCharType="separate"/></w:r><w:r><w:rPr><w:vertAlign w:val="superscript"/><w:sz w:val="28"/><w:szCs w:val="28"/><w:vanish/><w:rFonts w:eastAsia="楷体_GB2312;楷体"/></w:rPr><w:t>[20]</w:t></w:r><w:r><w:rPr><w:vertAlign w:val="superscript"/><w:sz w:val="28"/><w:szCs w:val="28"/><w:vanish/><w:rFonts w:eastAsia="楷体_GB2312;楷体"/></w:rPr><w:fldChar w:fldCharType="end"/></w:r><w:r><w:rPr><w:rFonts w:eastAsia="楷体_GB2312;楷体"/><w:sz w:val="28"/><w:szCs w:val="28"/><w:vertAlign w:val="superscript"/></w:rPr><w:fldChar w:fldCharType="begin"></w:fldChar></w:r><w:r><w:rPr><w:vertAlign w:val="superscript"/><w:sz w:val="28"/><w:szCs w:val="28"/><w:rFonts w:eastAsia="楷体_GB2312;楷体"/></w:rPr><w:instrText xml:space="preserve"> REF _Ref209391677 \r \h </w:instrText></w:r><w:r><w:rPr><w:vertAlign w:val="superscript"/><w:sz w:val="28"/><w:szCs w:val="28"/><w:rFonts w:eastAsia="楷体_GB2312;楷体"/></w:rPr><w:fldChar w:fldCharType="separate"/></w:r><w:r><w:rPr><w:vertAlign w:val="superscript"/><w:sz w:val="28"/><w:szCs w:val="28"/><w:rFonts w:eastAsia="楷体_GB2312;楷体"/></w:rPr><w:t>[21]</w:t></w:r><w:r><w:rPr><w:vertAlign w:val="superscript"/><w:sz w:val="28"/><w:szCs w:val="28"/><w:rFonts w:eastAsia="楷体_GB2312;楷体"/></w:rPr><w:fldChar w:fldCharType="end"/></w:r><w:r><w:rPr><w:rFonts w:eastAsia="楷体_GB2312;楷体"/><w:sz w:val="28"/><w:szCs w:val="28"/></w:rPr><w:t>。模糊逻辑法源于</w:t></w:r><w:r><w:rPr><w:rFonts w:eastAsia="楷体_GB2312;楷体"/><w:sz w:val="28"/><w:szCs w:val="28"/></w:rPr><w:t>Zadeh</w:t></w:r><w:r><w:rPr><w:rFonts w:eastAsia="楷体_GB2312;楷体"/><w:sz w:val="28"/><w:szCs w:val="28"/></w:rPr><w:fldChar w:fldCharType="begin"></w:fldChar></w:r><w:r><w:rPr><w:sz w:val="28"/><w:szCs w:val="28"/><w:rFonts w:eastAsia="楷体_GB2312;楷体"/></w:rPr><w:instrText xml:space="preserve"> REF _Ref209390437 \r \h </w:instrText></w:r><w:r><w:rPr><w:sz w:val="28"/><w:szCs w:val="28"/><w:rFonts w:eastAsia="楷体_GB2312;楷体"/></w:rPr><w:fldChar w:fldCharType="separate"/></w:r><w:r><w:rPr><w:sz w:val="28"/><w:szCs w:val="28"/><w:rFonts w:eastAsia="楷体_GB2312;楷体"/></w:rPr><w:t>[22]</w:t></w:r><w:r><w:rPr><w:sz w:val="28"/><w:szCs w:val="28"/><w:rFonts w:eastAsia="楷体_GB2312;楷体"/></w:rPr><w:fldChar w:fldCharType="end"/></w:r><w:r><w:rPr><w:rFonts w:eastAsia="楷体_GB2312;楷体"/><w:sz w:val="28"/><w:szCs w:val="28"/></w:rPr><w:t>于</w:t></w:r><w:r><w:rPr><w:rFonts w:eastAsia="楷体_GB2312;楷体"/><w:sz w:val="28"/><w:szCs w:val="28"/></w:rPr><w:t>1965</w:t></w:r><w:r><w:rPr><w:rFonts w:eastAsia="楷体_GB2312;楷体"/><w:sz w:val="28"/><w:szCs w:val="28"/></w:rPr><w:t>提出的模糊集合理论，随后被应用于路径规划中。较好地解决</w:t></w:r><w:r><w:rPr><w:rFonts w:eastAsia="楷体_GB2312;楷体"/><w:sz w:val="28"/><w:szCs w:val="28"/></w:rPr><w:t>了</w:t></w:r><w:r><w:rPr><w:rFonts w:eastAsia="楷体_GB2312;楷体"/><w:sz w:val="28"/><w:szCs w:val="28"/></w:rPr><w:t>传感器噪声和复杂环境建模问题，研究热点集中在模糊规则设计及其与神经网络和遗传算法的融合</w:t></w:r><w:r><w:rPr><w:rFonts w:eastAsia="楷体_GB2312;楷体"/><w:sz w:val="28"/><w:szCs w:val="28"/><w:vertAlign w:val="superscript"/></w:rPr><w:fldChar w:fldCharType="begin"></w:fldChar></w:r><w:r><w:rPr><w:vertAlign w:val="superscript"/><w:sz w:val="28"/><w:szCs w:val="28"/><w:rFonts w:eastAsia="楷体_GB2312;楷体"/></w:rPr><w:instrText xml:space="preserve"> REF _Ref209393369 \r \h </w:instrText></w:r><w:r><w:rPr><w:vertAlign w:val="superscript"/><w:sz w:val="28"/><w:szCs w:val="28"/><w:rFonts w:eastAsia="楷体_GB2312;楷体"/></w:rPr><w:fldChar w:fldCharType="separate"/></w:r><w:r><w:rPr><w:vertAlign w:val="superscript"/><w:sz w:val="28"/><w:szCs w:val="28"/><w:rFonts w:eastAsia="楷体_GB2312;楷体"/></w:rPr><w:t>[23]</w:t></w:r><w:r><w:rPr><w:vertAlign w:val="superscript"/><w:sz w:val="28"/><w:szCs w:val="28"/><w:rFonts w:eastAsia="楷体_GB2312;楷体"/></w:rPr><w:fldChar w:fldCharType="end"/></w:r><w:r><w:rPr><w:rFonts w:eastAsia="楷体_GB2312;楷体"/><w:sz w:val="28"/><w:szCs w:val="28"/><w:vertAlign w:val="superscript"/></w:rPr><w:t>~</w:t></w:r><w:r><w:rPr><w:rFonts w:eastAsia="楷体_GB2312;楷体"/><w:vanish/><w:sz w:val="28"/><w:szCs w:val="28"/><w:vertAlign w:val="superscript"/></w:rPr><w:fldChar w:fldCharType="begin"></w:fldChar></w:r><w:r><w:rPr><w:vertAlign w:val="superscript"/><w:sz w:val="28"/><w:szCs w:val="28"/><w:vanish/><w:rFonts w:eastAsia="楷体_GB2312;楷体"/></w:rPr><w:instrText xml:space="preserve"> REF _Ref209393371 \r \h </w:instrText></w:r><w:r><w:rPr><w:vertAlign w:val="superscript"/><w:sz w:val="28"/><w:szCs w:val="28"/><w:vanish/><w:rFonts w:eastAsia="楷体_GB2312;楷体"/></w:rPr><w:fldChar w:fldCharType="separate"/></w:r><w:r><w:rPr><w:vertAlign w:val="superscript"/><w:sz w:val="28"/><w:szCs w:val="28"/><w:vanish/><w:rFonts w:eastAsia="楷体_GB2312;楷体"/></w:rPr><w:t>[24]</w:t></w:r><w:r><w:rPr><w:vertAlign w:val="superscript"/><w:sz w:val="28"/><w:szCs w:val="28"/><w:vanish/><w:rFonts w:eastAsia="楷体_GB2312;楷体"/></w:rPr><w:fldChar w:fldCharType="end"/></w:r><w:r><w:rPr><w:rFonts w:eastAsia="楷体_GB2312;楷体"/><w:sz w:val="28"/><w:szCs w:val="28"/><w:vertAlign w:val="superscript"/></w:rPr><w:fldChar w:fldCharType="begin"></w:fldChar></w:r><w:r><w:rPr><w:vertAlign w:val="superscript"/><w:sz w:val="28"/><w:szCs w:val="28"/><w:rFonts w:eastAsia="楷体_GB2312;楷体"/></w:rPr><w:instrText xml:space="preserve"> REF _Ref209393372 \r \h </w:instrText></w:r><w:r><w:rPr><w:vertAlign w:val="superscript"/><w:sz w:val="28"/><w:szCs w:val="28"/><w:rFonts w:eastAsia="楷体_GB2312;楷体"/></w:rPr><w:fldChar w:fldCharType="separate"/></w:r><w:r><w:rPr><w:vertAlign w:val="superscript"/><w:sz w:val="28"/><w:szCs w:val="28"/><w:rFonts w:eastAsia="楷体_GB2312;楷体"/></w:rPr><w:t>[25]</w:t></w:r><w:r><w:rPr><w:vertAlign w:val="superscript"/><w:sz w:val="28"/><w:szCs w:val="28"/><w:rFonts w:eastAsia="楷体_GB2312;楷体"/></w:rPr><w:fldChar w:fldCharType="end"/></w:r><w:r><w:rPr><w:rFonts w:eastAsia="楷体_GB2312;楷体"/><w:sz w:val="28"/><w:szCs w:val="28"/></w:rPr><w:t>。总体而言，传统算法具有计算简单、实现方便的优点，但依赖环境先验信息，难以应对高维复杂场景。</w:t></w:r></w:p><w:p><w:pPr><w:pStyle w:val="Normal"/><w:spacing w:lineRule="exact" w:line="440"/><w:ind w:firstLine="545"/><w:rPr><w:rFonts w:eastAsia="楷体_GB2312;楷体"/><w:sz w:val="28"/><w:szCs w:val="28"/></w:rPr></w:pPr><w:r><w:rPr><w:rFonts w:eastAsia="楷体_GB2312;楷体"/><w:sz w:val="28"/><w:szCs w:val="28"/></w:rPr><w:t>基于</w:t></w:r><w:r><w:rPr><w:rFonts w:eastAsia="楷体_GB2312;楷体"/><w:sz w:val="28"/><w:szCs w:val="28"/></w:rPr><w:t>图搜索算法</w:t></w:r><w:r><w:rPr><w:rFonts w:eastAsia="楷体_GB2312;楷体"/><w:sz w:val="28"/><w:szCs w:val="28"/></w:rPr><w:t>的</w:t></w:r><w:r><w:rPr><w:rFonts w:eastAsia="楷体_GB2312;楷体"/><w:sz w:val="28"/><w:szCs w:val="28"/></w:rPr><w:t>路径规划方法，主要包括</w:t></w:r><w:r><w:rPr><w:rFonts w:eastAsia="楷体_GB2312;楷体"/><w:sz w:val="28"/><w:szCs w:val="28"/></w:rPr><w:t>Dijkstra</w:t></w:r><w:r><w:rPr><w:rFonts w:eastAsia="楷体_GB2312;楷体"/><w:sz w:val="28"/><w:szCs w:val="28"/></w:rPr><w:t>算法、</w:t></w:r><w:r><w:rPr><w:rFonts w:eastAsia="楷体_GB2312;楷体"/><w:sz w:val="28"/><w:szCs w:val="28"/></w:rPr><w:t>A*</w:t></w:r><w:r><w:rPr><w:rFonts w:eastAsia="楷体_GB2312;楷体"/><w:sz w:val="28"/><w:szCs w:val="28"/></w:rPr><w:t>算法、</w:t></w:r><w:r><w:rPr><w:rFonts w:eastAsia="楷体_GB2312;楷体"/><w:sz w:val="28"/><w:szCs w:val="28"/></w:rPr><w:t xml:space="preserve">D* </w:t></w:r><w:r><w:rPr><w:rFonts w:eastAsia="楷体_GB2312;楷体"/><w:sz w:val="28"/><w:szCs w:val="28"/></w:rPr><w:t>算法及其扩展。</w:t></w:r><w:r><w:rPr><w:rFonts w:eastAsia="楷体_GB2312;楷体"/><w:sz w:val="28"/><w:szCs w:val="28"/></w:rPr><w:t>Dijkstra</w:t></w:r><w:r><w:rPr><w:rFonts w:eastAsia="楷体_GB2312;楷体"/><w:sz w:val="28"/><w:szCs w:val="28"/></w:rPr><w:t>算法由</w:t></w:r><w:r><w:rPr><w:rFonts w:eastAsia="楷体_GB2312;楷体"/><w:sz w:val="28"/><w:szCs w:val="28"/></w:rPr><w:t>Dijkstra</w:t></w:r><w:r><w:rPr><w:rFonts w:eastAsia="楷体_GB2312;楷体"/><w:sz w:val="28"/><w:szCs w:val="28"/><w:vertAlign w:val="superscript"/></w:rPr><w:fldChar w:fldCharType="begin"></w:fldChar></w:r><w:r><w:rPr><w:vertAlign w:val="superscript"/><w:sz w:val="28"/><w:szCs w:val="28"/><w:rFonts w:eastAsia="楷体_GB2312;楷体"/></w:rPr><w:instrText xml:space="preserve"> REF _Ref209390493 \r \h </w:instrText></w:r><w:r><w:rPr><w:vertAlign w:val="superscript"/><w:sz w:val="28"/><w:szCs w:val="28"/><w:rFonts w:eastAsia="楷体_GB2312;楷体"/></w:rPr><w:fldChar w:fldCharType="separate"/></w:r><w:r><w:rPr><w:vertAlign w:val="superscript"/><w:sz w:val="28"/><w:szCs w:val="28"/><w:rFonts w:eastAsia="楷体_GB2312;楷体"/></w:rPr><w:t>[26]</w:t></w:r><w:r><w:rPr><w:vertAlign w:val="superscript"/><w:sz w:val="28"/><w:szCs w:val="28"/><w:rFonts w:eastAsia="楷体_GB2312;楷体"/></w:rPr><w:fldChar w:fldCharType="end"/></w:r><w:r><w:rPr><w:rFonts w:eastAsia="楷体_GB2312;楷体"/><w:sz w:val="28"/><w:szCs w:val="28"/></w:rPr><w:t>于</w:t></w:r><w:r><w:rPr><w:rFonts w:eastAsia="楷体_GB2312;楷体"/><w:sz w:val="28"/><w:szCs w:val="28"/></w:rPr><w:t>1959</w:t></w:r><w:r><w:rPr><w:rFonts w:eastAsia="楷体_GB2312;楷体"/><w:sz w:val="28"/><w:szCs w:val="28"/></w:rPr><w:t>提出，是最早的最短路径算法，能保证全局最优解，但计算复杂度较高，难以适应动态环境。</w:t></w:r><w:r><w:rPr><w:rFonts w:eastAsia="楷体_GB2312;楷体"/><w:sz w:val="28"/><w:szCs w:val="28"/></w:rPr><w:t>A*</w:t></w:r><w:r><w:rPr><w:rFonts w:eastAsia="楷体_GB2312;楷体"/><w:sz w:val="28"/><w:szCs w:val="28"/></w:rPr><w:t>算法由</w:t></w:r><w:r><w:rPr><w:rFonts w:eastAsia="楷体_GB2312;楷体"/><w:sz w:val="28"/><w:szCs w:val="28"/></w:rPr><w:t>Hart</w:t></w:r><w:r><w:rPr><w:rFonts w:eastAsia="楷体_GB2312;楷体"/><w:sz w:val="28"/><w:szCs w:val="28"/><w:vertAlign w:val="superscript"/></w:rPr><w:fldChar w:fldCharType="begin"></w:fldChar></w:r><w:r><w:rPr><w:vertAlign w:val="superscript"/><w:sz w:val="28"/><w:szCs w:val="28"/><w:rFonts w:eastAsia="楷体_GB2312;楷体"/></w:rPr><w:instrText xml:space="preserve"> REF _Ref209390486 \r \h </w:instrText></w:r><w:r><w:rPr><w:vertAlign w:val="superscript"/><w:sz w:val="28"/><w:szCs w:val="28"/><w:rFonts w:eastAsia="楷体_GB2312;楷体"/></w:rPr><w:fldChar w:fldCharType="separate"/></w:r><w:r><w:rPr><w:vertAlign w:val="superscript"/><w:sz w:val="28"/><w:szCs w:val="28"/><w:rFonts w:eastAsia="楷体_GB2312;楷体"/></w:rPr><w:t>[27]</w:t></w:r><w:r><w:rPr><w:vertAlign w:val="superscript"/><w:sz w:val="28"/><w:szCs w:val="28"/><w:rFonts w:eastAsia="楷体_GB2312;楷体"/></w:rPr><w:fldChar w:fldCharType="end"/></w:r><w:r><w:rPr><w:rFonts w:eastAsia="楷体_GB2312;楷体"/><w:sz w:val="28"/><w:szCs w:val="28"/></w:rPr><w:t>等于</w:t></w:r><w:r><w:rPr><w:rFonts w:eastAsia="楷体_GB2312;楷体"/><w:sz w:val="28"/><w:szCs w:val="28"/></w:rPr><w:t>1968</w:t></w:r><w:r><w:rPr><w:rFonts w:eastAsia="楷体_GB2312;楷体"/><w:sz w:val="28"/><w:szCs w:val="28"/></w:rPr><w:t>提出，在</w:t></w:r><w:r><w:rPr><w:rFonts w:eastAsia="楷体_GB2312;楷体"/><w:sz w:val="28"/><w:szCs w:val="28"/></w:rPr><w:t>Dijkstra</w:t></w:r><w:r><w:rPr><w:rFonts w:eastAsia="楷体_GB2312;楷体"/><w:sz w:val="28"/><w:szCs w:val="28"/></w:rPr><w:t>的基础上引入启发式函数，大幅提升搜索效率，</w:t></w:r><w:r><w:rPr><w:rFonts w:eastAsia="楷体_GB2312;楷体"/><w:sz w:val="28"/><w:szCs w:val="28"/></w:rPr><w:t>也</w:t></w:r><w:r><w:rPr><w:rFonts w:eastAsia="楷体_GB2312;楷体"/><w:sz w:val="28"/><w:szCs w:val="28"/></w:rPr><w:t>是应用最广泛的路径规划方法之一。</w:t></w:r><w:r><w:rPr><w:rFonts w:eastAsia="楷体_GB2312;楷体"/><w:sz w:val="28"/><w:szCs w:val="28"/></w:rPr><w:t>D*</w:t></w:r><w:r><w:rPr><w:rFonts w:eastAsia="楷体_GB2312;楷体"/><w:sz w:val="28"/><w:szCs w:val="28"/></w:rPr><w:t>算法由</w:t></w:r><w:r><w:rPr><w:rFonts w:eastAsia="楷体_GB2312;楷体"/><w:sz w:val="28"/><w:szCs w:val="28"/></w:rPr><w:t>Stentz</w:t></w:r><w:r><w:rPr><w:rFonts w:eastAsia="楷体_GB2312;楷体"/><w:sz w:val="28"/><w:szCs w:val="28"/><w:vertAlign w:val="superscript"/></w:rPr><w:fldChar w:fldCharType="begin"></w:fldChar></w:r><w:r><w:rPr><w:vertAlign w:val="superscript"/><w:sz w:val="28"/><w:szCs w:val="28"/><w:rFonts w:eastAsia="楷体_GB2312;楷体"/></w:rPr><w:instrText xml:space="preserve"> REF _Ref209390499 \r \h </w:instrText></w:r><w:r><w:rPr><w:vertAlign w:val="superscript"/><w:sz w:val="28"/><w:szCs w:val="28"/><w:rFonts w:eastAsia="楷体_GB2312;楷体"/></w:rPr><w:fldChar w:fldCharType="separate"/></w:r><w:r><w:rPr><w:vertAlign w:val="superscript"/><w:sz w:val="28"/><w:szCs w:val="28"/><w:rFonts w:eastAsia="楷体_GB2312;楷体"/></w:rPr><w:t>[28]</w:t></w:r><w:r><w:rPr><w:vertAlign w:val="superscript"/><w:sz w:val="28"/><w:szCs w:val="28"/><w:rFonts w:eastAsia="楷体_GB2312;楷体"/></w:rPr><w:fldChar w:fldCharType="end"/></w:r><w:r><w:rPr><w:rFonts w:eastAsia="楷体_GB2312;楷体"/><w:sz w:val="28"/><w:szCs w:val="28"/></w:rPr><w:t>于</w:t></w:r><w:r><w:rPr><w:rFonts w:eastAsia="楷体_GB2312;楷体"/><w:sz w:val="28"/><w:szCs w:val="28"/></w:rPr><w:t>1994</w:t></w:r><w:r><w:rPr><w:rFonts w:eastAsia="楷体_GB2312;楷体"/><w:sz w:val="28"/><w:szCs w:val="28"/></w:rPr><w:t>提出，能够在环境变化时快速更新路径，被应用于美国火星探测</w:t></w:r><w:r><w:rPr><w:rFonts w:eastAsia="楷体_GB2312;楷体"/><w:sz w:val="28"/><w:szCs w:val="28"/></w:rPr><w:t>Pathfinder</w:t></w:r><w:r><w:rPr><w:rFonts w:eastAsia="楷体_GB2312;楷体"/><w:sz w:val="28"/><w:szCs w:val="28"/></w:rPr><w:t>的路径规划任务。</w:t></w:r><w:r><w:rPr><w:rFonts w:eastAsia="楷体_GB2312;楷体"/><w:sz w:val="28"/><w:szCs w:val="28"/></w:rPr><w:t>Ren Z</w:t></w:r><w:r><w:rPr><w:rFonts w:eastAsia="楷体_GB2312;楷体"/><w:sz w:val="28"/><w:szCs w:val="28"/><w:vertAlign w:val="superscript"/></w:rPr><w:fldChar w:fldCharType="begin"></w:fldChar></w:r><w:r><w:rPr><w:vertAlign w:val="superscript"/><w:sz w:val="28"/><w:szCs w:val="28"/><w:rFonts w:eastAsia="楷体_GB2312;楷体"/></w:rPr><w:instrText xml:space="preserve"> REF _Ref209390507 \r \h </w:instrText></w:r><w:r><w:rPr><w:vertAlign w:val="superscript"/><w:sz w:val="28"/><w:szCs w:val="28"/><w:rFonts w:eastAsia="楷体_GB2312;楷体"/></w:rPr><w:fldChar w:fldCharType="separate"/></w:r><w:r><w:rPr><w:vertAlign w:val="superscript"/><w:sz w:val="28"/><w:szCs w:val="28"/><w:rFonts w:eastAsia="楷体_GB2312;楷体"/></w:rPr><w:t>[29]</w:t></w:r><w:r><w:rPr><w:vertAlign w:val="superscript"/><w:sz w:val="28"/><w:szCs w:val="28"/><w:rFonts w:eastAsia="楷体_GB2312;楷体"/></w:rPr><w:fldChar w:fldCharType="end"/></w:r><w:r><w:rPr><w:rFonts w:eastAsia="楷体_GB2312;楷体"/><w:sz w:val="28"/><w:szCs w:val="28"/></w:rPr><w:t>等人在</w:t></w:r><w:r><w:rPr><w:rFonts w:eastAsia="楷体_GB2312;楷体"/><w:sz w:val="28"/><w:szCs w:val="28"/></w:rPr><w:t>A*</w:t></w:r><w:r><w:rPr><w:rFonts w:eastAsia="楷体_GB2312;楷体"/><w:sz w:val="28"/><w:szCs w:val="28"/></w:rPr><w:t>的基础上</w:t></w:r><w:r><w:rPr><w:rFonts w:eastAsia="楷体_GB2312;楷体"/><w:sz w:val="28"/><w:szCs w:val="28"/></w:rPr><w:t>提出</w:t></w:r><w:r><w:rPr><w:rFonts w:eastAsia="楷体_GB2312;楷体"/><w:sz w:val="28"/><w:szCs w:val="28"/></w:rPr><w:t>LPA*</w:t></w:r><w:r><w:rPr><w:rFonts w:eastAsia="楷体_GB2312;楷体"/><w:sz w:val="28"/><w:szCs w:val="28"/></w:rPr><w:t>算法</w:t></w:r><w:r><w:rPr><w:rFonts w:eastAsia="楷体_GB2312;楷体"/><w:sz w:val="28"/><w:szCs w:val="28"/></w:rPr><w:t>(</w:t></w:r><w:r><w:rPr><w:rFonts w:eastAsia="楷体_GB2312;楷体"/><w:sz w:val="28"/><w:szCs w:val="28"/></w:rPr><w:t>Lifelong Planning A*</w:t></w:r><w:r><w:rPr><w:rFonts w:eastAsia="楷体_GB2312;楷体"/><w:sz w:val="28"/><w:szCs w:val="28"/></w:rPr><w:t>)</w:t></w:r><w:r><w:rPr><w:rFonts w:eastAsia="楷体_GB2312;楷体"/><w:sz w:val="28"/><w:szCs w:val="28"/></w:rPr><w:t>，更适合局部环境变化下的路径修正。</w:t></w:r><w:r><w:rPr><w:rFonts w:eastAsia="楷体_GB2312;楷体"/><w:sz w:val="28"/><w:szCs w:val="28"/></w:rPr><w:t>但这些算法依然</w:t></w:r><w:r><w:rPr><w:rFonts w:eastAsia="楷体_GB2312;楷体"/><w:sz w:val="28"/><w:szCs w:val="28"/></w:rPr><w:t>在高维连续空间和实时性要求下存在局限。</w:t></w:r></w:p><w:p><w:pPr><w:pStyle w:val="Normal"/><w:spacing w:lineRule="exact" w:line="440"/><w:ind w:firstLine="545"/><w:rPr><w:rFonts w:eastAsia="楷体_GB2312;楷体"/><w:sz w:val="28"/><w:szCs w:val="28"/></w:rPr></w:pPr><w:r><w:rPr><w:rFonts w:eastAsia="楷体_GB2312;楷体"/><w:sz w:val="28"/><w:szCs w:val="28"/></w:rPr><w:t>为解决高维复杂空间路径规划问题，采样类算法逐渐兴起，典型代表是概率路图</w:t></w:r><w:r><w:rPr><w:rFonts w:eastAsia="楷体_GB2312;楷体"/><w:sz w:val="28"/><w:szCs w:val="28"/></w:rPr><w:t>法</w:t></w:r><w:r><w:rPr><w:rFonts w:eastAsia="楷体_GB2312;楷体"/><w:sz w:val="28"/><w:szCs w:val="28"/></w:rPr><w:t>（</w:t></w:r><w:r><w:rPr><w:rFonts w:eastAsia="楷体_GB2312;楷体"/><w:sz w:val="28"/><w:szCs w:val="28"/></w:rPr><w:t>PRM</w:t></w:r><w:r><w:rPr><w:rFonts w:eastAsia="楷体_GB2312;楷体"/><w:sz w:val="28"/><w:szCs w:val="28"/></w:rPr><w:t>）和快速随机探索树（</w:t></w:r><w:r><w:rPr><w:rFonts w:eastAsia="楷体_GB2312;楷体"/><w:sz w:val="28"/><w:szCs w:val="28"/></w:rPr><w:t>RRT</w:t></w:r><w:r><w:rPr><w:rFonts w:eastAsia="楷体_GB2312;楷体"/><w:sz w:val="28"/><w:szCs w:val="28"/></w:rPr><w:t>）系列。</w:t></w:r><w:r><w:rPr><w:rFonts w:eastAsia="楷体_GB2312;楷体"/><w:sz w:val="28"/><w:szCs w:val="28"/></w:rPr><w:t>PRM</w:t></w:r><w:r><w:rPr><w:rFonts w:eastAsia="楷体_GB2312;楷体"/><w:sz w:val="28"/><w:szCs w:val="28"/></w:rPr><w:t>算法由</w:t></w:r><w:r><w:rPr><w:rFonts w:eastAsia="楷体_GB2312;楷体"/><w:sz w:val="28"/><w:szCs w:val="28"/></w:rPr><w:t>Kavraki</w:t></w:r><w:r><w:rPr><w:rFonts w:eastAsia="楷体_GB2312;楷体"/><w:sz w:val="28"/><w:szCs w:val="28"/><w:vertAlign w:val="superscript"/></w:rPr><w:fldChar w:fldCharType="begin"></w:fldChar></w:r><w:r><w:rPr><w:vertAlign w:val="superscript"/><w:sz w:val="28"/><w:szCs w:val="28"/><w:rFonts w:eastAsia="楷体_GB2312;楷体"/></w:rPr><w:instrText xml:space="preserve"> REF _Ref209390513 \r \h </w:instrText></w:r><w:r><w:rPr><w:vertAlign w:val="superscript"/><w:sz w:val="28"/><w:szCs w:val="28"/><w:rFonts w:eastAsia="楷体_GB2312;楷体"/></w:rPr><w:fldChar w:fldCharType="separate"/></w:r><w:r><w:rPr><w:vertAlign w:val="superscript"/><w:sz w:val="28"/><w:szCs w:val="28"/><w:rFonts w:eastAsia="楷体_GB2312;楷体"/></w:rPr><w:t>[30]</w:t></w:r><w:r><w:rPr><w:vertAlign w:val="superscript"/><w:sz w:val="28"/><w:szCs w:val="28"/><w:rFonts w:eastAsia="楷体_GB2312;楷体"/></w:rPr><w:fldChar w:fldCharType="end"/></w:r><w:r><w:rPr><w:rFonts w:eastAsia="楷体_GB2312;楷体"/><w:sz w:val="28"/><w:szCs w:val="28"/><w:vertAlign w:val="superscript"/></w:rPr><w:t xml:space="preserve"> </w:t></w:r><w:r><w:rPr><w:rFonts w:eastAsia="楷体_GB2312;楷体"/><w:sz w:val="28"/><w:szCs w:val="28"/></w:rPr><w:t>等</w:t></w:r><w:r><w:rPr><w:rFonts w:eastAsia="楷体_GB2312;楷体"/><w:sz w:val="28"/><w:szCs w:val="28"/></w:rPr><w:t>人于</w:t></w:r><w:r><w:rPr><w:rFonts w:eastAsia="楷体_GB2312;楷体"/><w:sz w:val="28"/><w:szCs w:val="28"/></w:rPr><w:t>1996</w:t></w:r><w:r><w:rPr><w:rFonts w:eastAsia="楷体_GB2312;楷体"/><w:sz w:val="28"/><w:szCs w:val="28"/></w:rPr><w:t>提出，其思想是在自由空间中随机采样节点并构建连通图，从而实现路径规划，适合处理高维空间，但在狭窄通道表现不佳。</w:t></w:r><w:r><w:rPr><w:rFonts w:eastAsia="楷体_GB2312;楷体"/><w:sz w:val="28"/><w:szCs w:val="28"/></w:rPr><w:t>RRT</w:t></w:r><w:r><w:rPr><w:rFonts w:eastAsia="楷体_GB2312;楷体"/><w:sz w:val="28"/><w:szCs w:val="28"/></w:rPr><w:t>算法</w:t></w:r><w:r><w:rPr><w:rFonts w:eastAsia="楷体_GB2312;楷体"/><w:sz w:val="28"/><w:szCs w:val="28"/></w:rPr><w:t>(</w:t></w:r><w:r><w:rPr><w:rFonts w:eastAsia="楷体_GB2312;楷体"/><w:sz w:val="28"/><w:szCs w:val="28"/></w:rPr><w:t>Rapidly-exploring Random Tre</w:t></w:r><w:r><w:rPr><w:rFonts w:eastAsia="楷体_GB2312;楷体"/><w:sz w:val="28"/><w:szCs w:val="28"/></w:rPr><w:t>e)</w:t></w:r><w:r><w:rPr><w:rFonts w:eastAsia="楷体_GB2312;楷体"/><w:sz w:val="28"/><w:szCs w:val="28"/></w:rPr><w:t>由</w:t></w:r><w:r><w:rPr><w:rFonts w:eastAsia="楷体_GB2312;楷体"/><w:sz w:val="28"/><w:szCs w:val="28"/></w:rPr><w:t>LaValle</w:t></w:r><w:r><w:rPr><w:rFonts w:eastAsia="楷体_GB2312;楷体"/><w:sz w:val="28"/><w:szCs w:val="28"/><w:vertAlign w:val="superscript"/></w:rPr><w:fldChar w:fldCharType="begin"></w:fldChar></w:r><w:r><w:rPr><w:vertAlign w:val="superscript"/><w:sz w:val="28"/><w:szCs w:val="28"/><w:rFonts w:eastAsia="楷体_GB2312;楷体"/></w:rPr><w:instrText xml:space="preserve"> REF _Ref209390525 \r \h </w:instrText></w:r><w:r><w:rPr><w:vertAlign w:val="superscript"/><w:sz w:val="28"/><w:szCs w:val="28"/><w:rFonts w:eastAsia="楷体_GB2312;楷体"/></w:rPr><w:fldChar w:fldCharType="separate"/></w:r><w:r><w:rPr><w:vertAlign w:val="superscript"/><w:sz w:val="28"/><w:szCs w:val="28"/><w:rFonts w:eastAsia="楷体_GB2312;楷体"/></w:rPr><w:t>[31]</w:t></w:r><w:r><w:rPr><w:vertAlign w:val="superscript"/><w:sz w:val="28"/><w:szCs w:val="28"/><w:rFonts w:eastAsia="楷体_GB2312;楷体"/></w:rPr><w:fldChar w:fldCharType="end"/></w:r><w:r><w:rPr><w:rFonts w:eastAsia="楷体_GB2312;楷体"/><w:sz w:val="28"/><w:szCs w:val="28"/></w:rPr><w:t>于</w:t></w:r><w:r><w:rPr><w:rFonts w:eastAsia="楷体_GB2312;楷体"/><w:sz w:val="28"/><w:szCs w:val="28"/></w:rPr><w:t>1998</w:t></w:r><w:r><w:rPr><w:rFonts w:eastAsia="楷体_GB2312;楷体"/><w:sz w:val="28"/><w:szCs w:val="28"/></w:rPr><w:t>提出，能够快速扩展到复杂空间，特别适合实时性要求较高的场景，但路径存在冗余和不平滑。后续改进主要</w:t></w:r><w:r><w:rPr><w:rFonts w:eastAsia="楷体_GB2312;楷体"/><w:sz w:val="28"/><w:szCs w:val="28"/></w:rPr><w:t>是</w:t></w:r><w:r><w:rPr><w:rFonts w:eastAsia="楷体_GB2312;楷体"/><w:sz w:val="28"/><w:szCs w:val="28"/></w:rPr><w:t>采样策略优化、路径优化、与其他算法融合等方面</w:t></w:r><w:r><w:rPr><w:rFonts w:eastAsia="楷体_GB2312;楷体"/><w:sz w:val="28"/><w:szCs w:val="28"/><w:vertAlign w:val="superscript"/></w:rPr><w:fldChar w:fldCharType="begin"></w:fldChar></w:r><w:r><w:rPr><w:vertAlign w:val="superscript"/><w:sz w:val="28"/><w:szCs w:val="28"/><w:rFonts w:eastAsia="楷体_GB2312;楷体"/></w:rPr><w:instrText xml:space="preserve"> REF _Ref209392314 \r \h </w:instrText></w:r><w:r><w:rPr><w:vertAlign w:val="superscript"/><w:sz w:val="28"/><w:szCs w:val="28"/><w:rFonts w:eastAsia="楷体_GB2312;楷体"/></w:rPr><w:fldChar w:fldCharType="separate"/></w:r><w:r><w:rPr><w:vertAlign w:val="superscript"/><w:sz w:val="28"/><w:szCs w:val="28"/><w:rFonts w:eastAsia="楷体_GB2312;楷体"/></w:rPr><w:t>[32]</w:t></w:r><w:r><w:rPr><w:vertAlign w:val="superscript"/><w:sz w:val="28"/><w:szCs w:val="28"/><w:rFonts w:eastAsia="楷体_GB2312;楷体"/></w:rPr><w:fldChar w:fldCharType="end"/></w:r><w:r><w:rPr><w:rFonts w:eastAsia="楷体_GB2312;楷体"/><w:sz w:val="28"/><w:szCs w:val="28"/><w:vertAlign w:val="superscript"/></w:rPr><w:t>~</w:t></w:r><w:r><w:rPr><w:rFonts w:eastAsia="楷体_GB2312;楷体"/><w:vanish/><w:sz w:val="28"/><w:szCs w:val="28"/><w:vertAlign w:val="superscript"/></w:rPr><w:fldChar w:fldCharType="begin"></w:fldChar></w:r><w:r><w:rPr><w:vertAlign w:val="superscript"/><w:sz w:val="28"/><w:szCs w:val="28"/><w:vanish/><w:rFonts w:eastAsia="楷体_GB2312;楷体"/></w:rPr><w:instrText xml:space="preserve"> REF _Ref209392315 \r \h </w:instrText></w:r><w:r><w:rPr><w:vertAlign w:val="superscript"/><w:sz w:val="28"/><w:szCs w:val="28"/><w:vanish/><w:rFonts w:eastAsia="楷体_GB2312;楷体"/></w:rPr><w:fldChar w:fldCharType="separate"/></w:r><w:r><w:rPr><w:vertAlign w:val="superscript"/><w:sz w:val="28"/><w:szCs w:val="28"/><w:vanish/><w:rFonts w:eastAsia="楷体_GB2312;楷体"/></w:rPr><w:t>[33]</w:t></w:r><w:r><w:rPr><w:vertAlign w:val="superscript"/><w:sz w:val="28"/><w:szCs w:val="28"/><w:vanish/><w:rFonts w:eastAsia="楷体_GB2312;楷体"/></w:rPr><w:fldChar w:fldCharType="end"/></w:r><w:r><w:rPr><w:rFonts w:eastAsia="楷体_GB2312;楷体"/><w:sz w:val="28"/><w:szCs w:val="28"/><w:vertAlign w:val="superscript"/></w:rPr><w:fldChar w:fldCharType="begin"></w:fldChar></w:r><w:r><w:rPr><w:vertAlign w:val="superscript"/><w:sz w:val="28"/><w:szCs w:val="28"/><w:rFonts w:eastAsia="楷体_GB2312;楷体"/></w:rPr><w:instrText xml:space="preserve"> REF _Ref209392316 \r \h </w:instrText></w:r><w:r><w:rPr><w:vertAlign w:val="superscript"/><w:sz w:val="28"/><w:szCs w:val="28"/><w:rFonts w:eastAsia="楷体_GB2312;楷体"/></w:rPr><w:fldChar w:fldCharType="separate"/></w:r><w:r><w:rPr><w:vertAlign w:val="superscript"/><w:sz w:val="28"/><w:szCs w:val="28"/><w:rFonts w:eastAsia="楷体_GB2312;楷体"/></w:rPr><w:t>[34]</w:t></w:r><w:r><w:rPr><w:vertAlign w:val="superscript"/><w:sz w:val="28"/><w:szCs w:val="28"/><w:rFonts w:eastAsia="楷体_GB2312;楷体"/></w:rPr><w:fldChar w:fldCharType="end"/></w:r><w:r><w:rPr><w:rFonts w:eastAsia="楷体_GB2312;楷体"/><w:sz w:val="28"/><w:szCs w:val="28"/></w:rPr><w:t>，如</w:t></w:r><w:r><w:rPr><w:rFonts w:eastAsia="楷体_GB2312;楷体"/><w:sz w:val="28"/><w:szCs w:val="28"/></w:rPr><w:t>RRT-Connect</w:t></w:r><w:r><w:rPr><w:rFonts w:eastAsia="楷体_GB2312;楷体"/><w:sz w:val="28"/><w:szCs w:val="28"/></w:rPr><w:t>由</w:t></w:r><w:r><w:rPr><w:rFonts w:eastAsia="楷体_GB2312;楷体"/><w:sz w:val="28"/><w:szCs w:val="28"/></w:rPr><w:t>Lavalle</w:t></w:r><w:r><w:rPr><w:rFonts w:eastAsia="楷体_GB2312;楷体"/><w:sz w:val="28"/><w:szCs w:val="28"/><w:vertAlign w:val="superscript"/></w:rPr><w:fldChar w:fldCharType="begin"></w:fldChar></w:r><w:r><w:rPr><w:vertAlign w:val="superscript"/><w:sz w:val="28"/><w:szCs w:val="28"/><w:rFonts w:eastAsia="楷体_GB2312;楷体"/></w:rPr><w:instrText xml:space="preserve"> REF _Ref209390544 \r \h </w:instrText></w:r><w:r><w:rPr><w:vertAlign w:val="superscript"/><w:sz w:val="28"/><w:szCs w:val="28"/><w:rFonts w:eastAsia="楷体_GB2312;楷体"/></w:rPr><w:fldChar w:fldCharType="separate"/></w:r><w:r><w:rPr><w:vertAlign w:val="superscript"/><w:sz w:val="28"/><w:szCs w:val="28"/><w:rFonts w:eastAsia="楷体_GB2312;楷体"/></w:rPr><w:t>[35]</w:t></w:r><w:r><w:rPr><w:vertAlign w:val="superscript"/><w:sz w:val="28"/><w:szCs w:val="28"/><w:rFonts w:eastAsia="楷体_GB2312;楷体"/></w:rPr><w:fldChar w:fldCharType="end"/></w:r><w:r><w:rPr><w:rFonts w:eastAsia="楷体_GB2312;楷体"/><w:sz w:val="28"/><w:szCs w:val="28"/></w:rPr><w:t>等人于</w:t></w:r><w:r><w:rPr><w:rFonts w:eastAsia="楷体_GB2312;楷体"/><w:sz w:val="28"/><w:szCs w:val="28"/></w:rPr><w:t>2000</w:t></w:r><w:r><w:rPr><w:rFonts w:eastAsia="楷体_GB2312;楷体"/><w:sz w:val="28"/><w:szCs w:val="28"/></w:rPr><w:t>提出，采用双向树增长方式，加快收敛速度。</w:t></w:r><w:r><w:rPr><w:rFonts w:eastAsia="楷体_GB2312;楷体"/><w:sz w:val="28"/><w:szCs w:val="28"/></w:rPr><w:t>RRT*</w:t></w:r><w:r><w:rPr><w:rFonts w:eastAsia="楷体_GB2312;楷体"/><w:sz w:val="28"/><w:szCs w:val="28"/></w:rPr><w:t>由</w:t></w:r><w:r><w:rPr><w:rFonts w:eastAsia="楷体_GB2312;楷体"/><w:sz w:val="28"/><w:szCs w:val="28"/></w:rPr><w:t>Karaman</w:t></w:r><w:r><w:rPr><w:rFonts w:eastAsia="楷体_GB2312;楷体"/><w:sz w:val="28"/><w:szCs w:val="28"/><w:vertAlign w:val="superscript"/></w:rPr><w:fldChar w:fldCharType="begin"></w:fldChar></w:r><w:r><w:rPr><w:vertAlign w:val="superscript"/><w:sz w:val="28"/><w:szCs w:val="28"/><w:rFonts w:eastAsia="楷体_GB2312;楷体"/></w:rPr><w:instrText xml:space="preserve"> REF _Ref209390540 \r \h </w:instrText></w:r><w:r><w:rPr><w:vertAlign w:val="superscript"/><w:sz w:val="28"/><w:szCs w:val="28"/><w:rFonts w:eastAsia="楷体_GB2312;楷体"/></w:rPr><w:fldChar w:fldCharType="separate"/></w:r><w:r><w:rPr><w:vertAlign w:val="superscript"/><w:sz w:val="28"/><w:szCs w:val="28"/><w:rFonts w:eastAsia="楷体_GB2312;楷体"/></w:rPr><w:t>[36]</w:t></w:r><w:r><w:rPr><w:vertAlign w:val="superscript"/><w:sz w:val="28"/><w:szCs w:val="28"/><w:rFonts w:eastAsia="楷体_GB2312;楷体"/></w:rPr><w:fldChar w:fldCharType="end"/></w:r><w:r><w:rPr><w:rFonts w:eastAsia="楷体_GB2312;楷体"/><w:sz w:val="28"/><w:szCs w:val="28"/></w:rPr><w:t>等人于</w:t></w:r><w:r><w:rPr><w:rFonts w:eastAsia="楷体_GB2312;楷体"/><w:sz w:val="28"/><w:szCs w:val="28"/></w:rPr><w:t>2011</w:t></w:r><w:r><w:rPr><w:rFonts w:eastAsia="楷体_GB2312;楷体"/><w:sz w:val="28"/><w:szCs w:val="28"/></w:rPr><w:t>提出，在</w:t></w:r><w:r><w:rPr><w:rFonts w:eastAsia="楷体_GB2312;楷体"/><w:sz w:val="28"/><w:szCs w:val="28"/></w:rPr><w:t>RRT</w:t></w:r><w:r><w:rPr><w:rFonts w:eastAsia="楷体_GB2312;楷体"/><w:sz w:val="28"/><w:szCs w:val="28"/></w:rPr><w:t>的基础上引入重连机制，使路径逐渐收敛到最优解，成为当前研究热点。总体来看，采样算法优势在于能处理高维空间，适合动态环境与复杂约束，但路径质量</w:t></w:r><w:r><w:rPr><w:rFonts w:eastAsia="楷体_GB2312;楷体"/><w:sz w:val="28"/><w:szCs w:val="28"/></w:rPr><w:t>和</w:t></w:r><w:r><w:rPr><w:rFonts w:eastAsia="楷体_GB2312;楷体"/><w:sz w:val="28"/><w:szCs w:val="28"/></w:rPr><w:t>计算代价</w:t></w:r><w:r><w:rPr><w:rFonts w:eastAsia="楷体_GB2312;楷体"/><w:sz w:val="28"/><w:szCs w:val="28"/></w:rPr><w:t>也呈正相关</w:t></w:r><w:r><w:rPr><w:rFonts w:eastAsia="楷体_GB2312;楷体"/><w:sz w:val="28"/><w:szCs w:val="28"/></w:rPr><w:t>。</w:t></w:r></w:p><w:p><w:pPr><w:pStyle w:val="Normal"/><w:spacing w:lineRule="exact" w:line="440"/><w:ind w:firstLine="545"/><w:rPr><w:rFonts w:eastAsia="楷体_GB2312;楷体"/><w:sz w:val="28"/><w:szCs w:val="28"/></w:rPr></w:pPr><w:r><w:rPr><w:rFonts w:eastAsia="楷体_GB2312;楷体"/><w:sz w:val="28"/><w:szCs w:val="28"/></w:rPr><w:t>智能仿生学算法源于对自然界群体行为和生物智能的模拟，代表方法包括遗传算法、蚁群算法以及神经网络方法。遗传算法</w:t></w:r><w:r><w:rPr><w:rFonts w:eastAsia="楷体_GB2312;楷体"/><w:sz w:val="28"/><w:szCs w:val="28"/></w:rPr><w:t>(</w:t></w:r><w:r><w:rPr><w:rFonts w:eastAsia="楷体_GB2312;楷体"/><w:sz w:val="28"/><w:szCs w:val="28"/></w:rPr><w:t>Genetic Algorithm, GA</w:t></w:r><w:r><w:rPr><w:rFonts w:eastAsia="楷体_GB2312;楷体"/><w:sz w:val="28"/><w:szCs w:val="28"/></w:rPr><w:t>)</w:t></w:r><w:r><w:rPr><w:rFonts w:eastAsia="楷体_GB2312;楷体"/><w:sz w:val="28"/><w:szCs w:val="28"/></w:rPr><w:t>由</w:t></w:r><w:r><w:rPr><w:rFonts w:eastAsia="楷体_GB2312;楷体"/><w:sz w:val="28"/><w:szCs w:val="28"/></w:rPr><w:t>Holland</w:t></w:r><w:r><w:rPr><w:rFonts w:eastAsia="楷体_GB2312;楷体"/><w:sz w:val="28"/><w:szCs w:val="28"/><w:vertAlign w:val="superscript"/></w:rPr><w:fldChar w:fldCharType="begin"></w:fldChar></w:r><w:r><w:rPr><w:vertAlign w:val="superscript"/><w:sz w:val="28"/><w:szCs w:val="28"/><w:rFonts w:eastAsia="楷体_GB2312;楷体"/></w:rPr><w:instrText xml:space="preserve"> REF _Ref209390594 \r \h </w:instrText></w:r><w:r><w:rPr><w:vertAlign w:val="superscript"/><w:sz w:val="28"/><w:szCs w:val="28"/><w:rFonts w:eastAsia="楷体_GB2312;楷体"/></w:rPr><w:fldChar w:fldCharType="separate"/></w:r><w:r><w:rPr><w:vertAlign w:val="superscript"/><w:sz w:val="28"/><w:szCs w:val="28"/><w:rFonts w:eastAsia="楷体_GB2312;楷体"/></w:rPr><w:t>[37]</w:t></w:r><w:r><w:rPr><w:vertAlign w:val="superscript"/><w:sz w:val="28"/><w:szCs w:val="28"/><w:rFonts w:eastAsia="楷体_GB2312;楷体"/></w:rPr><w:fldChar w:fldCharType="end"/></w:r><w:r><w:rPr><w:rFonts w:eastAsia="楷体_GB2312;楷体"/><w:sz w:val="28"/><w:szCs w:val="28"/></w:rPr><w:t>于</w:t></w:r><w:r><w:rPr><w:rFonts w:eastAsia="楷体_GB2312;楷体"/><w:sz w:val="28"/><w:szCs w:val="28"/></w:rPr><w:t>1975</w:t></w:r><w:r><w:rPr><w:rFonts w:eastAsia="楷体_GB2312;楷体"/><w:sz w:val="28"/><w:szCs w:val="28"/></w:rPr><w:t>提出，利用选择、交叉和变异机制进行全局搜索，优点是全局搜索能力强，但容易早熟、收敛速度慢。研究改进集中在编码方式和自适应参数控制方面</w:t></w:r><w:r><w:rPr><w:rFonts w:eastAsia="楷体_GB2312;楷体"/><w:sz w:val="28"/><w:szCs w:val="28"/><w:vertAlign w:val="superscript"/></w:rPr><w:fldChar w:fldCharType="begin"></w:fldChar></w:r><w:r><w:rPr><w:vertAlign w:val="superscript"/><w:sz w:val="28"/><w:szCs w:val="28"/><w:rFonts w:eastAsia="楷体_GB2312;楷体"/></w:rPr><w:instrText xml:space="preserve"> REF _Ref209392738 \r \h </w:instrText></w:r><w:r><w:rPr><w:vertAlign w:val="superscript"/><w:sz w:val="28"/><w:szCs w:val="28"/><w:rFonts w:eastAsia="楷体_GB2312;楷体"/></w:rPr><w:fldChar w:fldCharType="separate"/></w:r><w:r><w:rPr><w:vertAlign w:val="superscript"/><w:sz w:val="28"/><w:szCs w:val="28"/><w:rFonts w:eastAsia="楷体_GB2312;楷体"/></w:rPr><w:t>[38]</w:t></w:r><w:r><w:rPr><w:vertAlign w:val="superscript"/><w:sz w:val="28"/><w:szCs w:val="28"/><w:rFonts w:eastAsia="楷体_GB2312;楷体"/></w:rPr><w:fldChar w:fldCharType="end"/></w:r><w:r><w:rPr><w:rFonts w:eastAsia="楷体_GB2312;楷体"/><w:sz w:val="28"/><w:szCs w:val="28"/><w:vertAlign w:val="superscript"/></w:rPr><w:t>~</w:t></w:r><w:r><w:rPr><w:rFonts w:eastAsia="楷体_GB2312;楷体"/><w:vanish/><w:sz w:val="28"/><w:szCs w:val="28"/><w:vertAlign w:val="superscript"/></w:rPr><w:fldChar w:fldCharType="begin"></w:fldChar></w:r><w:r><w:rPr><w:vertAlign w:val="superscript"/><w:sz w:val="28"/><w:szCs w:val="28"/><w:vanish/><w:rFonts w:eastAsia="楷体_GB2312;楷体"/></w:rPr><w:instrText xml:space="preserve"> REF _Ref209392739 \r \h </w:instrText></w:r><w:r><w:rPr><w:vertAlign w:val="superscript"/><w:sz w:val="28"/><w:szCs w:val="28"/><w:vanish/><w:rFonts w:eastAsia="楷体_GB2312;楷体"/></w:rPr><w:fldChar w:fldCharType="separate"/></w:r><w:r><w:rPr><w:vertAlign w:val="superscript"/><w:sz w:val="28"/><w:szCs w:val="28"/><w:vanish/><w:rFonts w:eastAsia="楷体_GB2312;楷体"/></w:rPr><w:t>[39]</w:t></w:r><w:r><w:rPr><w:vertAlign w:val="superscript"/><w:sz w:val="28"/><w:szCs w:val="28"/><w:vanish/><w:rFonts w:eastAsia="楷体_GB2312;楷体"/></w:rPr><w:fldChar w:fldCharType="end"/></w:r><w:r><w:rPr><w:rFonts w:eastAsia="楷体_GB2312;楷体"/><w:vanish/><w:sz w:val="28"/><w:szCs w:val="28"/><w:vertAlign w:val="superscript"/></w:rPr><w:fldChar w:fldCharType="begin"></w:fldChar></w:r><w:r><w:rPr><w:vertAlign w:val="superscript"/><w:sz w:val="28"/><w:szCs w:val="28"/><w:vanish/><w:rFonts w:eastAsia="楷体_GB2312;楷体"/></w:rPr><w:instrText xml:space="preserve"> REF _Ref209392740 \r \h </w:instrText></w:r><w:r><w:rPr><w:vertAlign w:val="superscript"/><w:sz w:val="28"/><w:szCs w:val="28"/><w:vanish/><w:rFonts w:eastAsia="楷体_GB2312;楷体"/></w:rPr><w:fldChar w:fldCharType="separate"/></w:r><w:r><w:rPr><w:vertAlign w:val="superscript"/><w:sz w:val="28"/><w:szCs w:val="28"/><w:vanish/><w:rFonts w:eastAsia="楷体_GB2312;楷体"/></w:rPr><w:t>[40]</w:t></w:r><w:r><w:rPr><w:vertAlign w:val="superscript"/><w:sz w:val="28"/><w:szCs w:val="28"/><w:vanish/><w:rFonts w:eastAsia="楷体_GB2312;楷体"/></w:rPr><w:fldChar w:fldCharType="end"/></w:r><w:r><w:rPr><w:rFonts w:eastAsia="楷体_GB2312;楷体"/><w:sz w:val="28"/><w:szCs w:val="28"/><w:vertAlign w:val="superscript"/></w:rPr><w:fldChar w:fldCharType="begin"></w:fldChar></w:r><w:r><w:rPr><w:vertAlign w:val="superscript"/><w:sz w:val="28"/><w:szCs w:val="28"/><w:rFonts w:eastAsia="楷体_GB2312;楷体"/></w:rPr><w:instrText xml:space="preserve"> REF _Ref209392741 \r \h </w:instrText></w:r><w:r><w:rPr><w:vertAlign w:val="superscript"/><w:sz w:val="28"/><w:szCs w:val="28"/><w:rFonts w:eastAsia="楷体_GB2312;楷体"/></w:rPr><w:fldChar w:fldCharType="separate"/></w:r><w:r><w:rPr><w:vertAlign w:val="superscript"/><w:sz w:val="28"/><w:szCs w:val="28"/><w:rFonts w:eastAsia="楷体_GB2312;楷体"/></w:rPr><w:t>[41]</w:t></w:r><w:r><w:rPr><w:vertAlign w:val="superscript"/><w:sz w:val="28"/><w:szCs w:val="28"/><w:rFonts w:eastAsia="楷体_GB2312;楷体"/></w:rPr><w:fldChar w:fldCharType="end"/></w:r><w:r><w:rPr><w:rFonts w:eastAsia="楷体_GB2312;楷体"/><w:sz w:val="28"/><w:szCs w:val="28"/></w:rPr><w:t>。蚁群算法</w:t></w:r><w:r><w:rPr><w:rFonts w:eastAsia="楷体_GB2312;楷体"/><w:sz w:val="28"/><w:szCs w:val="28"/></w:rPr><w:t>(</w:t></w:r><w:r><w:rPr><w:rFonts w:eastAsia="楷体_GB2312;楷体"/><w:sz w:val="28"/><w:szCs w:val="28"/></w:rPr><w:t>Ant Colony Optimization, ACO</w:t></w:r><w:r><w:rPr><w:rFonts w:eastAsia="楷体_GB2312;楷体"/><w:sz w:val="28"/><w:szCs w:val="28"/></w:rPr><w:t>)</w:t></w:r><w:r><w:rPr><w:rFonts w:eastAsia="楷体_GB2312;楷体"/><w:sz w:val="28"/><w:szCs w:val="28"/></w:rPr><w:t>由</w:t></w:r><w:r><w:rPr><w:rFonts w:eastAsia="楷体_GB2312;楷体"/><w:sz w:val="28"/><w:szCs w:val="28"/></w:rPr><w:t>Dorigo</w:t></w:r><w:r><w:rPr><w:rFonts w:eastAsia="楷体_GB2312;楷体"/><w:sz w:val="28"/><w:szCs w:val="28"/><w:vertAlign w:val="superscript"/></w:rPr><w:fldChar w:fldCharType="begin"></w:fldChar></w:r><w:r><w:rPr><w:vertAlign w:val="superscript"/><w:sz w:val="28"/><w:szCs w:val="28"/><w:rFonts w:eastAsia="楷体_GB2312;楷体"/></w:rPr><w:instrText xml:space="preserve"> REF _Ref209390604 \r \h </w:instrText></w:r><w:r><w:rPr><w:vertAlign w:val="superscript"/><w:sz w:val="28"/><w:szCs w:val="28"/><w:rFonts w:eastAsia="楷体_GB2312;楷体"/></w:rPr><w:fldChar w:fldCharType="separate"/></w:r><w:r><w:rPr><w:vertAlign w:val="superscript"/><w:sz w:val="28"/><w:szCs w:val="28"/><w:rFonts w:eastAsia="楷体_GB2312;楷体"/></w:rPr><w:t>[42]</w:t></w:r><w:r><w:rPr><w:vertAlign w:val="superscript"/><w:sz w:val="28"/><w:szCs w:val="28"/><w:rFonts w:eastAsia="楷体_GB2312;楷体"/></w:rPr><w:fldChar w:fldCharType="end"/></w:r><w:r><w:rPr><w:rFonts w:eastAsia="楷体_GB2312;楷体"/><w:sz w:val="28"/><w:szCs w:val="28"/></w:rPr><w:t>于</w:t></w:r><w:r><w:rPr><w:rFonts w:eastAsia="楷体_GB2312;楷体"/><w:sz w:val="28"/><w:szCs w:val="28"/></w:rPr><w:t>1992</w:t></w:r><w:r><w:rPr><w:rFonts w:eastAsia="楷体_GB2312;楷体"/><w:sz w:val="28"/><w:szCs w:val="28"/></w:rPr><w:t>提出，模拟蚂蚁通过信息素进行路径选择的机制，适合解决旅行商问题和机器人路径规划，但易陷入局部最优，改进方法包括优化信息素更新机制和增强启发式搜索</w:t></w:r><w:r><w:rPr><w:rFonts w:eastAsia="楷体_GB2312;楷体"/><w:sz w:val="28"/><w:szCs w:val="28"/><w:vertAlign w:val="superscript"/></w:rPr><w:fldChar w:fldCharType="begin"></w:fldChar></w:r><w:r><w:rPr><w:vertAlign w:val="superscript"/><w:sz w:val="28"/><w:szCs w:val="28"/><w:rFonts w:eastAsia="楷体_GB2312;楷体"/></w:rPr><w:instrText xml:space="preserve"> REF _Ref209392991 \r \h </w:instrText></w:r><w:r><w:rPr><w:vertAlign w:val="superscript"/><w:sz w:val="28"/><w:szCs w:val="28"/><w:rFonts w:eastAsia="楷体_GB2312;楷体"/></w:rPr><w:fldChar w:fldCharType="separate"/></w:r><w:r><w:rPr><w:vertAlign w:val="superscript"/><w:sz w:val="28"/><w:szCs w:val="28"/><w:rFonts w:eastAsia="楷体_GB2312;楷体"/></w:rPr><w:t>[43]</w:t></w:r><w:r><w:rPr><w:vertAlign w:val="superscript"/><w:sz w:val="28"/><w:szCs w:val="28"/><w:rFonts w:eastAsia="楷体_GB2312;楷体"/></w:rPr><w:fldChar w:fldCharType="end"/></w:r><w:r><w:rPr><w:rFonts w:eastAsia="楷体_GB2312;楷体"/><w:sz w:val="28"/><w:szCs w:val="28"/><w:vertAlign w:val="superscript"/></w:rPr><w:t>~</w:t></w:r><w:r><w:rPr><w:rFonts w:eastAsia="楷体_GB2312;楷体"/><w:vanish/><w:sz w:val="28"/><w:szCs w:val="28"/><w:vertAlign w:val="superscript"/></w:rPr><w:fldChar w:fldCharType="begin"></w:fldChar></w:r><w:r><w:rPr><w:vertAlign w:val="superscript"/><w:sz w:val="28"/><w:szCs w:val="28"/><w:vanish/><w:rFonts w:eastAsia="楷体_GB2312;楷体"/></w:rPr><w:instrText xml:space="preserve"> REF _Ref209392993 \r \h </w:instrText></w:r><w:r><w:rPr><w:vertAlign w:val="superscript"/><w:sz w:val="28"/><w:szCs w:val="28"/><w:vanish/><w:rFonts w:eastAsia="楷体_GB2312;楷体"/></w:rPr><w:fldChar w:fldCharType="separate"/></w:r><w:r><w:rPr><w:vertAlign w:val="superscript"/><w:sz w:val="28"/><w:szCs w:val="28"/><w:vanish/><w:rFonts w:eastAsia="楷体_GB2312;楷体"/></w:rPr><w:t>[44]</w:t></w:r><w:r><w:rPr><w:vertAlign w:val="superscript"/><w:sz w:val="28"/><w:szCs w:val="28"/><w:vanish/><w:rFonts w:eastAsia="楷体_GB2312;楷体"/></w:rPr><w:fldChar w:fldCharType="end"/></w:r><w:r><w:rPr><w:rFonts w:eastAsia="楷体_GB2312;楷体"/><w:sz w:val="28"/><w:szCs w:val="28"/><w:vertAlign w:val="superscript"/></w:rPr><w:fldChar w:fldCharType="begin"></w:fldChar></w:r><w:r><w:rPr><w:vertAlign w:val="superscript"/><w:sz w:val="28"/><w:szCs w:val="28"/><w:rFonts w:eastAsia="楷体_GB2312;楷体"/></w:rPr><w:instrText xml:space="preserve"> REF _Ref209393594 \r \h </w:instrText></w:r><w:r><w:rPr><w:vertAlign w:val="superscript"/><w:sz w:val="28"/><w:szCs w:val="28"/><w:rFonts w:eastAsia="楷体_GB2312;楷体"/></w:rPr><w:fldChar w:fldCharType="separate"/></w:r><w:r><w:rPr><w:vertAlign w:val="superscript"/><w:sz w:val="28"/><w:szCs w:val="28"/><w:rFonts w:eastAsia="楷体_GB2312;楷体"/></w:rPr><w:t>[45]</w:t></w:r><w:r><w:rPr><w:vertAlign w:val="superscript"/><w:sz w:val="28"/><w:szCs w:val="28"/><w:rFonts w:eastAsia="楷体_GB2312;楷体"/></w:rPr><w:fldChar w:fldCharType="end"/></w:r><w:r><w:rPr><w:rFonts w:eastAsia="楷体_GB2312;楷体"/><w:sz w:val="28"/><w:szCs w:val="28"/></w:rPr><w:t>。人工神经网络</w:t></w:r><w:r><w:rPr><w:rFonts w:eastAsia="楷体_GB2312;楷体"/><w:sz w:val="28"/><w:szCs w:val="28"/></w:rPr><w:t>(</w:t></w:r><w:r><w:rPr><w:rFonts w:eastAsia="楷体_GB2312;楷体"/><w:sz w:val="28"/><w:szCs w:val="28"/></w:rPr><w:t>ANN</w:t></w:r><w:r><w:rPr><w:rFonts w:eastAsia="楷体_GB2312;楷体"/><w:sz w:val="28"/><w:szCs w:val="28"/></w:rPr><w:t>)</w:t></w:r><w:r><w:rPr><w:rFonts w:eastAsia="楷体_GB2312;楷体"/><w:sz w:val="28"/><w:szCs w:val="28"/></w:rPr><w:t>在路径规划中可建立环境与路径的非线性映射，具备自适应能力，近年来深度学习的引入进一步增强了其表现，但依赖大量训练数据和算力。总体而言，智能仿生学算法具备较强的自适应与全局搜索能力，适合处理非线性复杂问题，但缺乏理论收敛性保证，计算代价高，难以直接应用于实时机器人控制。</w:t></w:r></w:p><w:p><w:pPr><w:pStyle w:val="Normal"/><w:spacing w:lineRule="exact" w:line="440"/><w:ind w:firstLine="545"/><w:rPr><w:rFonts w:eastAsia="楷体_GB2312;楷体"/><w:sz w:val="28"/><w:szCs w:val="28"/></w:rPr></w:pPr><w:r><w:rPr><w:rFonts w:eastAsia="楷体_GB2312;楷体"/><w:sz w:val="28"/><w:szCs w:val="28"/></w:rPr><w:t>近年来在四足机器人的路径规划研究中，</w:t></w:r><w:r><w:rPr><w:rFonts w:eastAsia="楷体_GB2312;楷体"/><w:sz w:val="28"/><w:szCs w:val="28"/></w:rPr><w:t>经典方法已被广泛应用和改进</w:t></w:r><w:r><w:rPr><w:rFonts w:eastAsia="楷体_GB2312;楷体"/><w:sz w:val="28"/><w:szCs w:val="28"/></w:rPr><w:t>，</w:t></w:r><w:ins w:id="77" w:author="哲 惠" w:date="2025-09-23T16:29:00Z"><w:r><w:rPr><w:rFonts w:eastAsia="楷体_GB2312;楷体"/><w:sz w:val="28"/><w:szCs w:val="28"/></w:rPr><w:t>Wang</w:t></w:r></w:ins><w:ins w:id="78" w:author="哲 惠" w:date="2025-09-23T23:59:00Z"><w:r><w:rPr><w:rFonts w:eastAsia="楷体_GB2312;楷体"/><w:sz w:val="28"/><w:szCs w:val="28"/><w:vertAlign w:val="superscript"/></w:rPr><w:fldChar w:fldCharType="begin"></w:fldChar></w:r><w:r><w:rPr><w:vertAlign w:val="superscript"/><w:sz w:val="28"/><w:szCs w:val="28"/><w:rFonts w:eastAsia="楷体_GB2312;楷体"/></w:rPr><w:instrText xml:space="preserve"> REF _Ref209564365 \r \h </w:instrText></w:r><w:r><w:rPr><w:vertAlign w:val="superscript"/><w:sz w:val="28"/><w:szCs w:val="28"/><w:rFonts w:eastAsia="楷体_GB2312;楷体"/></w:rPr><w:fldChar w:fldCharType="separate"/></w:r><w:r><w:rPr><w:vertAlign w:val="superscript"/><w:sz w:val="28"/><w:szCs w:val="28"/><w:rFonts w:eastAsia="楷体_GB2312;楷体"/></w:rPr><w:t>[46]</w:t></w:r><w:r><w:rPr><w:vertAlign w:val="superscript"/><w:sz w:val="28"/><w:szCs w:val="28"/><w:rFonts w:eastAsia="楷体_GB2312;楷体"/></w:rPr><w:fldChar w:fldCharType="end"/></w:r></w:ins><w:del w:id="79" w:author="哲 惠" w:date="2025-09-23T16:29:00Z"><w:r><w:rPr><w:rFonts w:eastAsia="楷体_GB2312;楷体"/><w:sz w:val="28"/><w:szCs w:val="28"/></w:rPr><w:delText>Chen</w:delText></w:r></w:del><w:r><w:rPr><w:rFonts w:eastAsia="楷体_GB2312;楷体"/><w:sz w:val="28"/><w:szCs w:val="28"/></w:rPr><w:t>等人将</w:t></w:r><w:del w:id="80" w:author="哲 惠" w:date="2025-09-23T16:46:00Z"><w:r><w:rPr><w:rFonts w:eastAsia="楷体_GB2312;楷体"/><w:sz w:val="28"/><w:szCs w:val="28"/></w:rPr><w:delText>APF</w:delText></w:r></w:del><w:ins w:id="81" w:author="哲 惠" w:date="2025-09-23T16:46:00Z"><w:r><w:rPr><w:rFonts w:eastAsia="楷体_GB2312;楷体"/><w:sz w:val="28"/><w:szCs w:val="28"/></w:rPr><w:t>人工势场法</w:t></w:r></w:ins><w:r><w:rPr><w:rFonts w:eastAsia="楷体_GB2312;楷体"/><w:sz w:val="28"/><w:szCs w:val="28"/></w:rPr><w:t>应用于</w:t></w:r><w:r><w:rPr><w:rFonts w:eastAsia="楷体_GB2312;楷体"/><w:sz w:val="28"/><w:szCs w:val="28"/></w:rPr><w:t>动态</w:t></w:r><w:r><w:rPr><w:rFonts w:eastAsia="楷体_GB2312;楷体"/><w:sz w:val="28"/><w:szCs w:val="28"/></w:rPr><w:t>3D</w:t></w:r><w:r><w:rPr><w:rFonts w:eastAsia="楷体_GB2312;楷体"/><w:sz w:val="28"/><w:szCs w:val="28"/></w:rPr><w:t>点云驱动的自主分层路径规划，以处理</w:t></w:r><w:ins w:id="82" w:author="哲 惠" w:date="2025-09-23T16:27:00Z"><w:r><w:rPr><w:rFonts w:eastAsia="楷体_GB2312;楷体"/><w:sz w:val="28"/><w:szCs w:val="28"/></w:rPr><w:t>四足机器人在粗糙</w:t></w:r></w:ins><w:del w:id="83" w:author="哲 惠" w:date="2025-09-23T16:27:00Z"><w:r><w:rPr><w:rFonts w:eastAsia="楷体_GB2312;楷体"/><w:sz w:val="28"/><w:szCs w:val="28"/></w:rPr><w:delText>复杂</w:delText></w:r></w:del><w:r><w:rPr><w:rFonts w:eastAsia="楷体_GB2312;楷体"/><w:sz w:val="28"/><w:szCs w:val="28"/></w:rPr><w:t>地形下的避障</w:t></w:r><w:r><w:rPr><w:rFonts w:eastAsia="楷体_GB2312;楷体"/><w:sz w:val="28"/><w:szCs w:val="28"/></w:rPr><w:t>，</w:t></w:r><w:r><w:rPr><w:rFonts w:eastAsia="楷体_GB2312;楷体"/><w:sz w:val="28"/><w:szCs w:val="28"/></w:rPr><w:t>C</w:t></w:r><w:r><w:rPr><w:rFonts w:eastAsia="楷体_GB2312;楷体"/><w:sz w:val="28"/><w:szCs w:val="28"/></w:rPr><w:t>h</w:t></w:r><w:r><w:rPr><w:rFonts w:eastAsia="楷体_GB2312;楷体"/><w:sz w:val="28"/><w:szCs w:val="28"/></w:rPr><w:t>en</w:t></w:r><w:ins w:id="84" w:author="哲 惠" w:date="2025-09-23T23:59:00Z"><w:r><w:rPr><w:rFonts w:eastAsia="楷体_GB2312;楷体"/><w:sz w:val="28"/><w:szCs w:val="28"/><w:vertAlign w:val="superscript"/></w:rPr><w:fldChar w:fldCharType="begin"></w:fldChar></w:r><w:r><w:rPr><w:vertAlign w:val="superscript"/><w:sz w:val="28"/><w:szCs w:val="28"/><w:rFonts w:eastAsia="楷体_GB2312;楷体"/></w:rPr><w:instrText xml:space="preserve"> REF _Ref209564371 \r \h </w:instrText></w:r><w:r><w:rPr><w:vertAlign w:val="superscript"/><w:sz w:val="28"/><w:szCs w:val="28"/><w:rFonts w:eastAsia="楷体_GB2312;楷体"/></w:rPr><w:fldChar w:fldCharType="separate"/></w:r><w:r><w:rPr><w:vertAlign w:val="superscript"/><w:sz w:val="28"/><w:szCs w:val="28"/><w:rFonts w:eastAsia="楷体_GB2312;楷体"/></w:rPr><w:t>[47]</w:t></w:r><w:r><w:rPr><w:vertAlign w:val="superscript"/><w:sz w:val="28"/><w:szCs w:val="28"/><w:rFonts w:eastAsia="楷体_GB2312;楷体"/></w:rPr><w:fldChar w:fldCharType="end"/></w:r></w:ins><w:r><w:rPr><w:rFonts w:eastAsia="楷体_GB2312;楷体"/><w:sz w:val="28"/><w:szCs w:val="28"/></w:rPr><w:t>等人于</w:t></w:r><w:r><w:rPr><w:rFonts w:eastAsia="楷体_GB2312;楷体"/><w:sz w:val="28"/><w:szCs w:val="28"/></w:rPr><w:t>2025</w:t></w:r><w:r><w:rPr><w:rFonts w:eastAsia="楷体_GB2312;楷体"/><w:sz w:val="28"/><w:szCs w:val="28"/></w:rPr><w:t>改进</w:t></w:r><w:r><w:rPr><w:rFonts w:eastAsia="楷体_GB2312;楷体"/><w:sz w:val="28"/><w:szCs w:val="28"/></w:rPr><w:t>A</w:t></w:r><w:r><w:rPr><w:rFonts w:eastAsia="楷体_GB2312;楷体"/><w:sz w:val="28"/><w:szCs w:val="28"/></w:rPr><w:t>*</w:t></w:r><w:r><w:rPr><w:rFonts w:eastAsia="楷体_GB2312;楷体"/><w:sz w:val="28"/><w:szCs w:val="28"/></w:rPr><w:t>算法</w:t></w:r><w:r><w:rPr><w:rFonts w:eastAsia="楷体_GB2312;楷体"/><w:sz w:val="28"/><w:szCs w:val="28"/></w:rPr><w:t>，</w:t></w:r><w:r><w:rPr><w:rFonts w:eastAsia="楷体_GB2312;楷体"/><w:sz w:val="28"/><w:szCs w:val="28"/></w:rPr><w:t>通过地形启发式函数优化搜索，</w:t></w:r><w:r><w:rPr><w:rFonts w:eastAsia="楷体_GB2312;楷体"/><w:sz w:val="28"/><w:szCs w:val="28"/></w:rPr><w:t>在室外陡峭地形上较标准</w:t></w:r><w:r><w:rPr><w:rFonts w:eastAsia="楷体_GB2312;楷体"/><w:sz w:val="28"/><w:szCs w:val="28"/></w:rPr><w:t>A</w:t></w:r><w:r><w:rPr><w:rFonts w:eastAsia="楷体_GB2312;楷体"/><w:sz w:val="28"/><w:szCs w:val="28"/></w:rPr><w:t>*</w:t></w:r><w:r><w:rPr><w:rFonts w:eastAsia="楷体_GB2312;楷体"/><w:sz w:val="28"/><w:szCs w:val="28"/></w:rPr><w:t>效率提升，</w:t></w:r><w:r><w:rPr><w:rFonts w:eastAsia="楷体_GB2312;楷体"/><w:sz w:val="28"/><w:szCs w:val="28"/></w:rPr><w:t>针对四足机器人在山地环境中未考虑坡度因素而导致规划路径难以行走的问题</w:t></w:r><w:r><w:rPr><w:rFonts w:eastAsia="楷体_GB2312;楷体"/><w:sz w:val="28"/><w:szCs w:val="28"/></w:rPr><w:t>，</w:t></w:r><w:r><w:rPr><w:rFonts w:eastAsia="楷体_GB2312;楷体"/><w:sz w:val="28"/><w:szCs w:val="28"/></w:rPr><w:t>陈仁祥</w:t></w:r><w:ins w:id="85" w:author="哲 惠" w:date="2025-09-23T23:59:00Z"><w:r><w:rPr><w:rFonts w:eastAsia="楷体_GB2312;楷体"/><w:sz w:val="28"/><w:szCs w:val="28"/><w:vertAlign w:val="superscript"/></w:rPr><w:fldChar w:fldCharType="begin"></w:fldChar></w:r><w:r><w:rPr><w:vertAlign w:val="superscript"/><w:sz w:val="28"/><w:szCs w:val="28"/><w:rFonts w:eastAsia="楷体_GB2312;楷体"/></w:rPr><w:instrText xml:space="preserve"> REF _Ref209564387 \r \h </w:instrText></w:r><w:r><w:rPr><w:vertAlign w:val="superscript"/><w:sz w:val="28"/><w:szCs w:val="28"/><w:rFonts w:eastAsia="楷体_GB2312;楷体"/></w:rPr><w:fldChar w:fldCharType="separate"/></w:r><w:r><w:rPr><w:vertAlign w:val="superscript"/><w:sz w:val="28"/><w:szCs w:val="28"/><w:rFonts w:eastAsia="楷体_GB2312;楷体"/></w:rPr><w:t>[48]</w:t></w:r><w:r><w:rPr><w:vertAlign w:val="superscript"/><w:sz w:val="28"/><w:szCs w:val="28"/><w:rFonts w:eastAsia="楷体_GB2312;楷体"/></w:rPr><w:fldChar w:fldCharType="end"/></w:r></w:ins><w:r><w:rPr><w:rFonts w:eastAsia="楷体_GB2312;楷体"/><w:sz w:val="28"/><w:szCs w:val="28"/></w:rPr><w:t>等人于</w:t></w:r><w:r><w:rPr><w:rFonts w:eastAsia="楷体_GB2312;楷体"/><w:sz w:val="28"/><w:szCs w:val="28"/></w:rPr><w:t>2024</w:t></w:r><w:r><w:rPr><w:rFonts w:eastAsia="楷体_GB2312;楷体"/><w:sz w:val="28"/><w:szCs w:val="28"/></w:rPr><w:t>年</w:t></w:r><w:r><w:rPr><w:rFonts w:eastAsia="楷体_GB2312;楷体"/><w:sz w:val="28"/><w:szCs w:val="28"/></w:rPr><w:t>结合</w:t></w:r><w:r><w:rPr><w:rFonts w:eastAsia="楷体_GB2312;楷体"/><w:sz w:val="28"/><w:szCs w:val="28"/></w:rPr><w:t>山地</w:t></w:r><w:r><w:rPr><w:rFonts w:eastAsia="楷体_GB2312;楷体"/><w:sz w:val="28"/><w:szCs w:val="28"/></w:rPr><w:t>特点</w:t></w:r><w:r><w:rPr><w:rFonts w:eastAsia="楷体_GB2312;楷体"/><w:sz w:val="28"/><w:szCs w:val="28"/></w:rPr><w:t>，</w:t></w:r><w:r><w:rPr><w:rFonts w:eastAsia="楷体_GB2312;楷体"/><w:sz w:val="28"/><w:szCs w:val="28"/></w:rPr><w:t>引入黑洞原理以改进人工势场法</w:t></w:r><w:ins w:id="86" w:author="哲 惠" w:date="2025-09-23T23:59:00Z"><w:r><w:rPr><w:rFonts w:eastAsia="楷体_GB2312;楷体"/><w:sz w:val="28"/><w:szCs w:val="28"/></w:rPr><w:t>，</w:t></w:r></w:ins><w:del w:id="87" w:author="哲 惠" w:date="2025-09-23T23:59:00Z"><w:r><w:rPr><w:rFonts w:eastAsia="楷体_GB2312;楷体"/><w:sz w:val="28"/><w:szCs w:val="28"/></w:rPr><w:delText>,</w:delText></w:r></w:del><w:r><w:rPr><w:rFonts w:eastAsia="楷体_GB2312;楷体"/><w:sz w:val="28"/><w:szCs w:val="28"/></w:rPr><w:t>构建全局坡度势场</w:t></w:r><w:ins w:id="88" w:author="哲 惠" w:date="2025-09-23T23:59:00Z"><w:r><w:rPr><w:rFonts w:eastAsia="楷体_GB2312;楷体"/><w:sz w:val="28"/><w:szCs w:val="28"/></w:rPr><w:t>，</w:t></w:r></w:ins><w:del w:id="89" w:author="哲 惠" w:date="2025-09-23T23:59:00Z"><w:r><w:rPr><w:rFonts w:eastAsia="楷体_GB2312;楷体"/><w:sz w:val="28"/><w:szCs w:val="28"/></w:rPr><w:delText>,</w:delText></w:r></w:del><w:r><w:rPr></w:rPr><w:t xml:space="preserve"> </w:t></w:r><w:ins w:id="90" w:author="哲 惠" w:date="2025-09-23T17:43:00Z"><w:r><w:rPr><w:rFonts w:ascii="Times New Roman" w:hAnsi="Times New Roman" w:cs="Times New Roman" w:eastAsia="楷体_GB2312;楷体"/><w:color w:val="000000"/><w:sz w:val="28"/><w:szCs w:val="28"/><w:shd w:fill="auto" w:val="clear"/></w:rPr><w:t>用四足机器人</w:t></w:r></w:ins><w:r><w:rPr><w:rFonts w:eastAsia="楷体_GB2312;楷体"/><w:sz w:val="28"/><w:szCs w:val="28"/></w:rPr><w:t>能够规划出一条平均坡度在</w:t></w:r><w:r><w:rPr><w:rFonts w:eastAsia="楷体_GB2312;楷体"/><w:sz w:val="28"/><w:szCs w:val="28"/></w:rPr><w:t>21°~25°</w:t></w:r><w:r><w:rPr><w:rFonts w:eastAsia="楷体_GB2312;楷体"/><w:sz w:val="28"/><w:szCs w:val="28"/></w:rPr><w:t>的平稳路径</w:t></w:r><w:r><w:rPr><w:rFonts w:eastAsia="楷体_GB2312;楷体"/><w:sz w:val="28"/><w:szCs w:val="28"/></w:rPr><w:t>。</w:t></w:r><w:r><w:rPr><w:rFonts w:eastAsia="楷体_GB2312;楷体"/><w:sz w:val="28"/><w:szCs w:val="28"/></w:rPr><w:t>这些</w:t></w:r><w:r><w:rPr><w:rFonts w:eastAsia="楷体_GB2312;楷体"/><w:sz w:val="28"/><w:szCs w:val="28"/></w:rPr><w:t>研究</w:t></w:r><w:r><w:rPr><w:rFonts w:eastAsia="楷体_GB2312;楷体"/><w:sz w:val="28"/><w:szCs w:val="28"/></w:rPr><w:t>虽提升了规划效率，但仍受限于全局最优性和实时性问题，难以满足四足机器人的动态步态约束。</w:t></w:r></w:p><w:p><w:pPr><w:pStyle w:val="Normal"/><w:spacing w:lineRule="exact" w:line="440"/><w:rPr><w:rFonts w:eastAsia="楷体_GB2312;楷体"/><w:sz w:val="28"/><w:szCs w:val="28"/><w:del w:id="95" w:author="哲 惠" w:date="2025-09-23T16:12:00Z"></w:del></w:rPr></w:pPr><w:ins w:id="91" w:author="wqzhang09@outlook.com" w:date="2025-09-22T20:20:00Z"><w:del w:id="92" w:author="哲 惠" w:date="2025-09-23T16:12:00Z"><w:r><w:rPr><w:rFonts w:eastAsia="楷体_GB2312;楷体"/><w:sz w:val="28"/><w:szCs w:val="28"/></w:rPr><w:delText>这里</w:delText></w:r></w:del></w:ins><w:ins w:id="93" w:author="wqzhang09@outlook.com" w:date="2025-09-22T20:21:00Z"><w:del w:id="94" w:author="哲 惠" w:date="2025-09-23T16:12:00Z"><w:r><w:rPr><w:rFonts w:eastAsia="楷体_GB2312;楷体"/><w:sz w:val="28"/><w:szCs w:val="28"/></w:rPr><w:delText>也没在提到四足机器人了，可以加两三个四足机器人用传统方法进行路径规划的方法</w:delText></w:r></w:del></w:ins></w:p><w:p><w:pPr><w:pStyle w:val="Normal"/><w:widowControl w:val="false"/><w:bidi w:val="0"/><w:spacing w:lineRule="exact" w:line="440"/><w:ind w:hanging="0"/><w:jc w:val="both"/><w:rPr><w:rFonts w:eastAsia="楷体_GB2312;楷体"/><w:sz w:val="28"/><w:szCs w:val="28"/></w:rPr></w:pPr><w:r><w:rPr><w:rFonts w:eastAsia="楷体_GB2312;楷体"/><w:sz w:val="28"/><w:szCs w:val="28"/></w:rPr><w:t>(2)</w:t></w:r><w:del w:id="96" w:author="哲 惠" w:date="2025-09-23T20:51:00Z"><w:r><w:rPr><w:rFonts w:eastAsia="楷体_GB2312;楷体"/><w:sz w:val="28"/><w:szCs w:val="28"/></w:rPr><w:delText xml:space="preserve"> </w:delText></w:r></w:del><w:del w:id="97" w:author="wqzhang09@outlook.com" w:date="2025-09-22T20:55:00Z"><w:r><w:rPr><w:rFonts w:eastAsia="楷体_GB2312;楷体"/><w:sz w:val="28"/><w:szCs w:val="28"/></w:rPr><w:delText>路径规划</w:delText></w:r></w:del><w:r><w:rPr><w:rFonts w:eastAsia="楷体_GB2312;楷体"/><w:sz w:val="28"/><w:szCs w:val="28"/></w:rPr><w:t>强化学习算法研究现状</w:t></w:r></w:p><w:p><w:pPr><w:pStyle w:val="Normal"/><w:spacing w:lineRule="exact" w:line="440"/><w:ind w:firstLine="545"/><w:rPr><w:rFonts w:eastAsia="楷体_GB2312;楷体"/><w:sz w:val="28"/><w:szCs w:val="28"/></w:rPr></w:pPr><w:r><w:rPr><w:rFonts w:eastAsia="楷体_GB2312;楷体"/><w:sz w:val="28"/><w:szCs w:val="28"/></w:rPr><w:t>经典的路径规划算法都需要环境的先验信息，再进行路径规划，然而由于现代环境的复杂性及不确定性，已经难以满足四足机器人的需求。于是强化学习就成为了研究四足机器人路径规划算法的热点，强化学习是一种通过与环境交互来学习和优化策略的算法，它可以使机器人在不断尝试和失败的过程中自动调整行为，从而实现最优路径规划。</w:t></w:r><w:r><w:rPr><w:rFonts w:eastAsia="楷体_GB2312;楷体"/><w:sz w:val="28"/><w:szCs w:val="28"/></w:rPr><w:t>其发展脉络可以从早期的表格型方法逐渐演进至深度强化学习。</w:t></w:r></w:p><w:p><w:pPr><w:pStyle w:val="Normal"/><w:spacing w:lineRule="exact" w:line="440"/><w:ind w:firstLine="545"/><w:rPr></w:rPr></w:pPr><w:r><w:rPr><w:rFonts w:eastAsia="楷体_GB2312;楷体"/><w:sz w:val="28"/><w:szCs w:val="28"/></w:rPr><w:t>最早的</w:t></w:r><w:r><w:rPr><w:rFonts w:eastAsia="楷体_GB2312;楷体"/><w:sz w:val="28"/><w:szCs w:val="28"/></w:rPr><w:t>Q-Learning</w:t></w:r><w:r><w:rPr><w:rFonts w:eastAsia="楷体_GB2312;楷体"/><w:sz w:val="28"/><w:szCs w:val="28"/></w:rPr><w:t>算法由</w:t></w:r><w:r><w:rPr><w:rFonts w:eastAsia="楷体_GB2312;楷体"/><w:sz w:val="28"/><w:szCs w:val="28"/></w:rPr><w:t>Watkins</w:t></w:r><w:r><w:rPr><w:rFonts w:eastAsia="楷体_GB2312;楷体"/><w:sz w:val="28"/><w:szCs w:val="28"/><w:vertAlign w:val="superscript"/></w:rPr><w:fldChar w:fldCharType="begin"></w:fldChar></w:r><w:r><w:rPr><w:vertAlign w:val="superscript"/><w:sz w:val="28"/><w:szCs w:val="28"/><w:rFonts w:eastAsia="楷体_GB2312;楷体"/></w:rPr><w:instrText xml:space="preserve"> REF _Ref209393628 \r \h </w:instrText></w:r><w:r><w:rPr><w:vertAlign w:val="superscript"/><w:sz w:val="28"/><w:szCs w:val="28"/><w:rFonts w:eastAsia="楷体_GB2312;楷体"/></w:rPr><w:fldChar w:fldCharType="separate"/></w:r><w:r><w:rPr><w:vertAlign w:val="superscript"/><w:sz w:val="28"/><w:szCs w:val="28"/><w:rFonts w:eastAsia="楷体_GB2312;楷体"/></w:rPr><w:t>[49]</w:t></w:r><w:r><w:rPr><w:vertAlign w:val="superscript"/><w:sz w:val="28"/><w:szCs w:val="28"/><w:rFonts w:eastAsia="楷体_GB2312;楷体"/></w:rPr><w:fldChar w:fldCharType="end"/></w:r><w:r><w:rPr><w:rFonts w:eastAsia="楷体_GB2312;楷体"/><w:sz w:val="28"/><w:szCs w:val="28"/></w:rPr><w:t>在</w:t></w:r><w:r><w:rPr><w:rFonts w:eastAsia="楷体_GB2312;楷体"/><w:sz w:val="28"/><w:szCs w:val="28"/></w:rPr><w:t>1989</w:t></w:r><w:r><w:rPr><w:rFonts w:eastAsia="楷体_GB2312;楷体"/><w:sz w:val="28"/><w:szCs w:val="28"/></w:rPr><w:t>年</w:t></w:r><w:r><w:rPr><w:rFonts w:eastAsia="楷体_GB2312;楷体"/><w:sz w:val="28"/><w:szCs w:val="28"/></w:rPr><w:t>提出。该方法通过迭代更新状态</w:t></w:r><w:r><w:rPr><w:rFonts w:eastAsia="楷体_GB2312;楷体"/><w:sz w:val="28"/><w:szCs w:val="28"/></w:rPr><w:t>-</w:t></w:r><w:r><w:rPr><w:rFonts w:eastAsia="楷体_GB2312;楷体"/><w:sz w:val="28"/><w:szCs w:val="28"/></w:rPr><w:t>动作值函数</w:t></w:r><w:r><w:rPr><w:rFonts w:eastAsia="楷体_GB2312;楷体"/><w:sz w:val="28"/><w:szCs w:val="28"/></w:rPr><w:t>，即</w:t></w:r><w:r><w:rPr><w:rFonts w:eastAsia="楷体_GB2312;楷体"/><w:sz w:val="28"/><w:szCs w:val="28"/></w:rPr><w:t>Q</w:t></w:r><w:r><w:rPr><w:rFonts w:eastAsia="楷体_GB2312;楷体"/><w:sz w:val="28"/><w:szCs w:val="28"/></w:rPr><w:t>值，在有限状态空间内能够收敛至最优策略。然而，传统</w:t></w:r><w:r><w:rPr><w:rFonts w:eastAsia="楷体_GB2312;楷体"/><w:sz w:val="28"/><w:szCs w:val="28"/></w:rPr><w:t>Q-Learning</w:t></w:r><w:r><w:rPr><w:rFonts w:eastAsia="楷体_GB2312;楷体"/><w:sz w:val="28"/><w:szCs w:val="28"/></w:rPr><w:t>在高维连续空间中面临维度灾难，学习效率较低。进入深度学习时代，</w:t></w:r><w:r><w:rPr><w:rFonts w:eastAsia="楷体_GB2312;楷体"/><w:sz w:val="28"/><w:szCs w:val="28"/></w:rPr><w:t>Mnih</w:t></w:r><w:r><w:rPr><w:rFonts w:eastAsia="楷体_GB2312;楷体"/><w:sz w:val="28"/><w:szCs w:val="28"/><w:vertAlign w:val="superscript"/></w:rPr><w:fldChar w:fldCharType="begin"></w:fldChar></w:r><w:r><w:rPr><w:vertAlign w:val="superscript"/><w:sz w:val="28"/><w:szCs w:val="28"/><w:rFonts w:eastAsia="楷体_GB2312;楷体"/></w:rPr><w:instrText xml:space="preserve"> REF _Ref209393638 \r \h </w:instrText></w:r><w:r><w:rPr><w:vertAlign w:val="superscript"/><w:sz w:val="28"/><w:szCs w:val="28"/><w:rFonts w:eastAsia="楷体_GB2312;楷体"/></w:rPr><w:fldChar w:fldCharType="separate"/></w:r><w:r><w:rPr><w:vertAlign w:val="superscript"/><w:sz w:val="28"/><w:szCs w:val="28"/><w:rFonts w:eastAsia="楷体_GB2312;楷体"/></w:rPr><w:t>[50]</w:t></w:r><w:r><w:rPr><w:vertAlign w:val="superscript"/><w:sz w:val="28"/><w:szCs w:val="28"/><w:rFonts w:eastAsia="楷体_GB2312;楷体"/></w:rPr><w:fldChar w:fldCharType="end"/></w:r><w:r><w:rPr><w:rFonts w:eastAsia="楷体_GB2312;楷体"/><w:sz w:val="28"/><w:szCs w:val="28"/></w:rPr><w:t>等人</w:t></w:r><w:r><w:rPr><w:rFonts w:eastAsia="楷体_GB2312;楷体"/><w:sz w:val="28"/><w:szCs w:val="28"/></w:rPr><w:t>于</w:t></w:r><w:r><w:rPr><w:rFonts w:eastAsia="楷体_GB2312;楷体"/><w:sz w:val="28"/><w:szCs w:val="28"/></w:rPr><w:t>2015</w:t></w:r><w:r><w:rPr><w:rFonts w:eastAsia="楷体_GB2312;楷体"/><w:sz w:val="28"/><w:szCs w:val="28"/></w:rPr><w:t>年</w:t></w:r><w:r><w:rPr><w:rFonts w:eastAsia="楷体_GB2312;楷体"/><w:sz w:val="28"/><w:szCs w:val="28"/></w:rPr><w:t>提出了</w:t></w:r><w:r><w:rPr><w:rFonts w:eastAsia="楷体_GB2312;楷体"/><w:sz w:val="28"/><w:szCs w:val="28"/></w:rPr><w:t>DQN</w:t></w:r><w:r><w:rPr><w:rFonts w:eastAsia="楷体_GB2312;楷体"/><w:sz w:val="28"/><w:szCs w:val="28"/></w:rPr><w:t>，通过引入深度神经网络近似</w:t></w:r><w:r><w:rPr><w:rFonts w:eastAsia="楷体_GB2312;楷体"/><w:sz w:val="28"/><w:szCs w:val="28"/></w:rPr><w:t>Q</w:t></w:r><w:r><w:rPr><w:rFonts w:eastAsia="楷体_GB2312;楷体"/><w:sz w:val="28"/><w:szCs w:val="28"/></w:rPr><w:t>值函数，并结合经验回放与目标网络机制，有效解决了</w:t></w:r><w:r><w:rPr><w:rFonts w:eastAsia="楷体_GB2312;楷体"/><w:sz w:val="28"/><w:szCs w:val="28"/></w:rPr><w:t>Q-Learning</w:t></w:r><w:r><w:rPr><w:rFonts w:eastAsia="楷体_GB2312;楷体"/><w:sz w:val="28"/><w:szCs w:val="28"/></w:rPr><w:t>在高维状态下难以收敛的问题。</w:t></w:r></w:p><w:p><w:pPr><w:pStyle w:val="Normal"/><w:spacing w:lineRule="exact" w:line="440"/><w:ind w:firstLine="545"/><w:rPr></w:rPr></w:pPr><w:r><w:rPr><w:rFonts w:eastAsia="楷体_GB2312;楷体"/><w:sz w:val="28"/><w:szCs w:val="28"/></w:rPr><w:t>Lillicrap</w:t></w:r><w:r><w:rPr><w:rFonts w:eastAsia="楷体_GB2312;楷体"/><w:sz w:val="28"/><w:szCs w:val="28"/><w:vertAlign w:val="superscript"/></w:rPr><w:fldChar w:fldCharType="begin"></w:fldChar></w:r><w:r><w:rPr><w:vertAlign w:val="superscript"/><w:sz w:val="28"/><w:szCs w:val="28"/><w:rFonts w:eastAsia="楷体_GB2312;楷体"/></w:rPr><w:instrText xml:space="preserve"> REF _Ref209393647 \r \h </w:instrText></w:r><w:r><w:rPr><w:vertAlign w:val="superscript"/><w:sz w:val="28"/><w:szCs w:val="28"/><w:rFonts w:eastAsia="楷体_GB2312;楷体"/></w:rPr><w:fldChar w:fldCharType="separate"/></w:r><w:r><w:rPr><w:vertAlign w:val="superscript"/><w:sz w:val="28"/><w:szCs w:val="28"/><w:rFonts w:eastAsia="楷体_GB2312;楷体"/></w:rPr><w:t>[51]</w:t></w:r><w:r><w:rPr><w:vertAlign w:val="superscript"/><w:sz w:val="28"/><w:szCs w:val="28"/><w:rFonts w:eastAsia="楷体_GB2312;楷体"/></w:rPr><w:fldChar w:fldCharType="end"/></w:r><w:r><w:rPr><w:rFonts w:eastAsia="楷体_GB2312;楷体"/><w:sz w:val="28"/><w:szCs w:val="28"/></w:rPr><w:t>等人</w:t></w:r><w:r><w:rPr><w:rFonts w:eastAsia="楷体_GB2312;楷体"/><w:sz w:val="28"/><w:szCs w:val="28"/></w:rPr><w:t>于</w:t></w:r><w:r><w:rPr><w:rFonts w:eastAsia="楷体_GB2312;楷体"/><w:sz w:val="28"/><w:szCs w:val="28"/></w:rPr><w:t>2016</w:t></w:r><w:r><w:rPr><w:rFonts w:eastAsia="楷体_GB2312;楷体"/><w:sz w:val="28"/><w:szCs w:val="28"/></w:rPr><w:t>年</w:t></w:r><w:r><w:rPr><w:rFonts w:eastAsia="楷体_GB2312;楷体"/><w:sz w:val="28"/><w:szCs w:val="28"/></w:rPr><w:t>提出</w:t></w:r><w:r><w:rPr><w:rFonts w:eastAsia="楷体_GB2312;楷体"/><w:sz w:val="28"/><w:szCs w:val="28"/></w:rPr><w:t>DDPG</w:t></w:r><w:r><w:rPr><w:rFonts w:eastAsia="楷体_GB2312;楷体"/><w:sz w:val="28"/><w:szCs w:val="28"/></w:rPr><w:t>，针对连续动作空间问题。该算法基于</w:t></w:r><w:r><w:rPr><w:rFonts w:eastAsia="楷体_GB2312;楷体"/><w:sz w:val="28"/><w:szCs w:val="28"/></w:rPr><w:t>Actor-Critic</w:t></w:r><w:r><w:rPr><w:rFonts w:eastAsia="楷体_GB2312;楷体"/><w:sz w:val="28"/><w:szCs w:val="28"/></w:rPr><w:t>框架，利用确定性策略梯度与经验回放机制，在高维连续控制中表现出色。为解决策略探索与稳定性之间的矛盾，</w:t></w:r><w:r><w:rPr><w:rFonts w:eastAsia="楷体_GB2312;楷体"/><w:sz w:val="28"/><w:szCs w:val="28"/></w:rPr><w:t>Schulman</w:t></w:r><w:r><w:rPr><w:rFonts w:eastAsia="楷体_GB2312;楷体"/><w:sz w:val="28"/><w:szCs w:val="28"/><w:vertAlign w:val="superscript"/></w:rPr><w:fldChar w:fldCharType="begin"></w:fldChar></w:r><w:r><w:rPr><w:vertAlign w:val="superscript"/><w:sz w:val="28"/><w:szCs w:val="28"/><w:rFonts w:eastAsia="楷体_GB2312;楷体"/></w:rPr><w:instrText xml:space="preserve"> REF _Ref209393659 \r \h </w:instrText></w:r><w:r><w:rPr><w:vertAlign w:val="superscript"/><w:sz w:val="28"/><w:szCs w:val="28"/><w:rFonts w:eastAsia="楷体_GB2312;楷体"/></w:rPr><w:fldChar w:fldCharType="separate"/></w:r><w:r><w:rPr><w:vertAlign w:val="superscript"/><w:sz w:val="28"/><w:szCs w:val="28"/><w:rFonts w:eastAsia="楷体_GB2312;楷体"/></w:rPr><w:t>[52]</w:t></w:r><w:r><w:rPr><w:vertAlign w:val="superscript"/><w:sz w:val="28"/><w:szCs w:val="28"/><w:rFonts w:eastAsia="楷体_GB2312;楷体"/></w:rPr><w:fldChar w:fldCharType="end"/></w:r><w:r><w:rPr><w:rFonts w:eastAsia="楷体_GB2312;楷体"/><w:sz w:val="28"/><w:szCs w:val="28"/></w:rPr><w:t>等人</w:t></w:r><w:r><w:rPr><w:rFonts w:eastAsia="楷体_GB2312;楷体"/><w:sz w:val="28"/><w:szCs w:val="28"/></w:rPr><w:t>于</w:t></w:r><w:r><w:rPr><w:rFonts w:eastAsia="楷体_GB2312;楷体"/><w:sz w:val="28"/><w:szCs w:val="28"/></w:rPr><w:t>2017</w:t></w:r><w:r><w:rPr><w:rFonts w:eastAsia="楷体_GB2312;楷体"/><w:sz w:val="28"/><w:szCs w:val="28"/></w:rPr><w:t>年</w:t></w:r><w:r><w:rPr><w:rFonts w:eastAsia="楷体_GB2312;楷体"/><w:sz w:val="28"/><w:szCs w:val="28"/></w:rPr><w:t>提出了</w:t></w:r><w:r><w:rPr><w:rFonts w:eastAsia="楷体_GB2312;楷体"/><w:sz w:val="28"/><w:szCs w:val="28"/></w:rPr><w:t>PPO</w:t></w:r><w:r><w:rPr><w:rFonts w:eastAsia="楷体_GB2312;楷体"/><w:sz w:val="28"/><w:szCs w:val="28"/></w:rPr><w:t>，通过引入概率比的截断目标函数，保证了策略更新的稳定性与效率。</w:t></w:r><w:r><w:rPr><w:rFonts w:eastAsia="楷体_GB2312;楷体"/><w:sz w:val="28"/><w:szCs w:val="28"/></w:rPr><w:t>PPO</w:t></w:r><w:r><w:rPr><w:rFonts w:eastAsia="楷体_GB2312;楷体"/><w:sz w:val="28"/><w:szCs w:val="28"/></w:rPr><w:t>在机器人控制与路径规划任务中应用广泛，尤其适合处理动态环境和复杂障碍场景。</w:t></w:r></w:p><w:p><w:pPr><w:pStyle w:val="Normal"/><w:spacing w:lineRule="exact" w:line="440"/><w:ind w:firstLine="545"/><w:rPr><w:rFonts w:eastAsia="楷体_GB2312;楷体"/><w:ins w:id="98" w:author="wqzhang09@outlook.com" w:date="2025-09-22T20:19:00Z"><w:sz w:val="28"/><w:szCs w:val="28"/><w:del w:id="99" w:author="哲 惠" w:date="2025-09-23T21:55:00Z"></w:del></w:ins></w:rPr></w:pPr><w:r><w:rPr><w:rFonts w:eastAsia="楷体_GB2312;楷体"/><w:sz w:val="28"/><w:szCs w:val="28"/></w:rPr><w:t>在此基础上，</w:t></w:r><w:r><w:rPr><w:rFonts w:eastAsia="楷体_GB2312;楷体"/><w:sz w:val="28"/><w:szCs w:val="28"/></w:rPr><w:t>Haarnoja</w:t></w:r><w:r><w:rPr><w:rFonts w:eastAsia="楷体_GB2312;楷体"/><w:sz w:val="28"/><w:szCs w:val="28"/><w:vertAlign w:val="superscript"/></w:rPr><w:fldChar w:fldCharType="begin"></w:fldChar></w:r><w:r><w:rPr><w:vertAlign w:val="superscript"/><w:sz w:val="28"/><w:szCs w:val="28"/><w:rFonts w:eastAsia="楷体_GB2312;楷体"/></w:rPr><w:instrText xml:space="preserve"> REF _Ref209393670 \r \h </w:instrText></w:r><w:r><w:rPr><w:vertAlign w:val="superscript"/><w:sz w:val="28"/><w:szCs w:val="28"/><w:rFonts w:eastAsia="楷体_GB2312;楷体"/></w:rPr><w:fldChar w:fldCharType="separate"/></w:r><w:r><w:rPr><w:vertAlign w:val="superscript"/><w:sz w:val="28"/><w:szCs w:val="28"/><w:rFonts w:eastAsia="楷体_GB2312;楷体"/></w:rPr><w:t>[53]</w:t></w:r><w:r><w:rPr><w:vertAlign w:val="superscript"/><w:sz w:val="28"/><w:szCs w:val="28"/><w:rFonts w:eastAsia="楷体_GB2312;楷体"/></w:rPr><w:fldChar w:fldCharType="end"/></w:r><w:r><w:rPr><w:rFonts w:eastAsia="楷体_GB2312;楷体"/><w:sz w:val="28"/><w:szCs w:val="28"/></w:rPr><w:t>等人</w:t></w:r><w:r><w:rPr><w:rFonts w:eastAsia="楷体_GB2312;楷体"/><w:sz w:val="28"/><w:szCs w:val="28"/></w:rPr><w:t>于</w:t></w:r><w:r><w:rPr><w:rFonts w:eastAsia="楷体_GB2312;楷体"/><w:sz w:val="28"/><w:szCs w:val="28"/></w:rPr><w:t>2018</w:t></w:r><w:r><w:rPr><w:rFonts w:eastAsia="楷体_GB2312;楷体"/><w:sz w:val="28"/><w:szCs w:val="28"/></w:rPr><w:t>年</w:t></w:r><w:r><w:rPr><w:rFonts w:eastAsia="楷体_GB2312;楷体"/><w:sz w:val="28"/><w:szCs w:val="28"/></w:rPr><w:t>提出</w:t></w:r><w:r><w:rPr><w:rFonts w:eastAsia="楷体_GB2312;楷体"/><w:sz w:val="28"/><w:szCs w:val="28"/></w:rPr><w:t>SAC</w:t></w:r><w:r><w:rPr><w:rFonts w:eastAsia="楷体_GB2312;楷体"/><w:sz w:val="28"/><w:szCs w:val="28"/></w:rPr><w:t>，通过引入最大熵强化学习思想，使得学习过程兼顾策略最优性与探索性。该方法在连续控制任务中表现出更快的收敛速度与更高的策略鲁棒性。在路径规划研究中，</w:t></w:r><w:r><w:rPr><w:rFonts w:eastAsia="楷体_GB2312;楷体"/><w:sz w:val="28"/><w:szCs w:val="28"/></w:rPr><w:t>SAC</w:t></w:r><w:r><w:rPr><w:rFonts w:eastAsia="楷体_GB2312;楷体"/><w:sz w:val="28"/><w:szCs w:val="28"/></w:rPr><w:t>被用于复杂非结构化环境中的在线避障，展现出比</w:t></w:r><w:r><w:rPr><w:rFonts w:eastAsia="楷体_GB2312;楷体"/><w:sz w:val="28"/><w:szCs w:val="28"/></w:rPr><w:t>PPO</w:t></w:r><w:r><w:rPr><w:rFonts w:eastAsia="楷体_GB2312;楷体"/><w:sz w:val="28"/><w:szCs w:val="28"/></w:rPr><w:t>更好的动态适应能力。</w:t></w:r></w:p><w:p><w:pPr><w:pStyle w:val="Normal"/><w:widowControl w:val="false"/><w:bidi w:val="0"/><w:spacing w:lineRule="exact" w:line="440"/><w:ind w:firstLine="545"/><w:jc w:val="both"/><w:rPr><w:rFonts w:eastAsia="楷体_GB2312;楷体"/><w:ins w:id="110" w:author="wqzhang09@outlook.com" w:date="2025-09-22T20:54:00Z"><w:sz w:val="28"/><w:szCs w:val="28"/><w:del w:id="111" w:author="哲 惠" w:date="2025-09-23T16:56:00Z"></w:del></w:ins></w:rPr></w:pPr><w:ins w:id="100" w:author="wqzhang09@outlook.com" w:date="2025-09-22T20:19:00Z"><w:del w:id="101" w:author="哲 惠" w:date="2025-09-23T21:55:00Z"><w:r><w:rPr><w:rFonts w:eastAsia="楷体_GB2312;楷体"/><w:sz w:val="28"/><w:szCs w:val="28"/></w:rPr><w:delText>前面两段提到了很多强化学习模型，下面这一段建议专门</w:delText></w:r></w:del></w:ins><w:ins w:id="102" w:author="wqzhang09@outlook.com" w:date="2025-09-22T20:20:00Z"><w:del w:id="103" w:author="哲 惠" w:date="2025-09-23T21:55:00Z"><w:r><w:rPr><w:rFonts w:eastAsia="楷体_GB2312;楷体"/><w:sz w:val="28"/><w:szCs w:val="28"/></w:rPr><w:delText>针对四足机器人使用强化学习方法进行路径规划介绍，篇幅增加到一页</w:delText></w:r></w:del></w:ins><w:ins w:id="104" w:author="wqzhang09@outlook.com" w:date="2025-09-22T20:54:00Z"><w:del w:id="105" w:author="哲 惠" w:date="2025-09-23T21:55:00Z"><w:r><w:rPr><w:rFonts w:eastAsia="楷体_GB2312;楷体"/><w:sz w:val="28"/><w:szCs w:val="28"/></w:rPr><w:delText>，如加入视觉的，加入激光雷达及</w:delText></w:r></w:del></w:ins><w:ins w:id="106" w:author="wqzhang09@outlook.com" w:date="2025-09-22T20:54:00Z"><w:del w:id="107" w:author="哲 惠" w:date="2025-09-23T21:55:00Z"><w:r><w:rPr><w:rFonts w:eastAsia="楷体_GB2312;楷体"/><w:sz w:val="28"/><w:szCs w:val="28"/></w:rPr><w:delText>imu</w:delText></w:r></w:del></w:ins><w:ins w:id="108" w:author="wqzhang09@outlook.com" w:date="2025-09-22T20:54:00Z"><w:del w:id="109" w:author="哲 惠" w:date="2025-09-23T21:55:00Z"><w:r><w:rPr><w:rFonts w:eastAsia="楷体_GB2312;楷体"/><w:sz w:val="28"/><w:szCs w:val="28"/></w:rPr><w:delText>感知的，强化学习方法</w:delText></w:r></w:del></w:ins></w:p><w:p><w:pPr><w:pStyle w:val="Normal"/><w:widowControl w:val="false"/><w:bidi w:val="0"/><w:spacing w:lineRule="exact" w:line="440"/><w:ind w:hanging="0"/><w:jc w:val="both"/><w:rPr><w:rFonts w:eastAsia="楷体_GB2312;楷体"/><w:ins w:id="113" w:author="wqzhang09@outlook.com" w:date="2025-09-22T20:54:00Z"></w:ins><w:sz w:val="28"/><w:szCs w:val="28"/></w:rPr></w:pPr><w:ins w:id="112" w:author="wqzhang09@outlook.com" w:date="2025-09-22T20:54:00Z"><w:r><w:rPr><w:rFonts w:eastAsia="楷体_GB2312;楷体"/><w:sz w:val="28"/><w:szCs w:val="28"/></w:rPr></w:r></w:ins></w:p><w:p><w:pPr><w:pStyle w:val="Normal"/><w:spacing w:lineRule="exact" w:line="440"/><w:ind w:firstLine="545"/><w:rPr><w:rFonts w:eastAsia="楷体_GB2312;楷体"/><w:sz w:val="28"/><w:szCs w:val="28"/></w:rPr></w:pPr><w:del w:id="114" w:author="哲 惠" w:date="2025-09-23T20:51:00Z"><w:r><w:rPr><w:rFonts w:eastAsia="楷体_GB2312;楷体"/><w:sz w:val="28"/><w:szCs w:val="28"/></w:rPr><w:delText>（</w:delText></w:r></w:del><w:ins w:id="115" w:author="哲 惠" w:date="2025-09-23T20:51:00Z"><w:r><w:rPr><w:rFonts w:eastAsia="楷体_GB2312;楷体"/><w:sz w:val="28"/><w:szCs w:val="28"/></w:rPr><w:t>(3)</w:t></w:r></w:ins><w:del w:id="116" w:author="哲 惠" w:date="2025-09-23T20:51:00Z"><w:r><w:rPr><w:rFonts w:eastAsia="楷体_GB2312;楷体"/><w:sz w:val="28"/><w:szCs w:val="28"/></w:rPr><w:delText>3</w:delText></w:r></w:del><w:del w:id="117" w:author="哲 惠" w:date="2025-09-23T20:51:00Z"><w:r><w:rPr><w:rFonts w:eastAsia="楷体_GB2312;楷体"/><w:sz w:val="28"/><w:szCs w:val="28"/></w:rPr><w:delText>）</w:delText></w:r></w:del><w:r><w:rPr><w:rFonts w:eastAsia="楷体_GB2312;楷体"/><w:sz w:val="28"/><w:szCs w:val="28"/></w:rPr><w:t>基于强化学习的四足机器人路径规划</w:t></w:r></w:p><w:p><w:pPr><w:pStyle w:val="Normal"/><w:spacing w:lineRule="exact" w:line="440"/><w:ind w:firstLine="545"/><w:rPr><w:rFonts w:eastAsia="楷体_GB2312;楷体"/><w:sz w:val="28"/><w:szCs w:val="28"/></w:rPr></w:pPr><w:ins w:id="118" w:author="哲 惠" w:date="2025-09-23T21:38:00Z"><w:r><w:rPr><w:rFonts w:eastAsia="楷体_GB2312;楷体"/><w:sz w:val="28"/><w:szCs w:val="28"/></w:rPr><w:t>近年来，随着强化学习与视觉感知技术的发展，越来越多的研究聚焦于如何利用视觉信息提升四足机器人的</w:t></w:r></w:ins><w:ins w:id="119" w:author="哲 惠" w:date="2025-09-23T21:38:00Z"><w:r><w:rPr><w:rFonts w:eastAsia="楷体_GB2312;楷体"/><w:sz w:val="28"/><w:szCs w:val="28"/></w:rPr><w:t>路径规划能力</w:t></w:r></w:ins><w:ins w:id="120" w:author="哲 惠" w:date="2025-09-23T21:38:00Z"><w:r><w:rPr><w:rFonts w:eastAsia="楷体_GB2312;楷体"/><w:sz w:val="28"/><w:szCs w:val="28"/></w:rPr><w:t>。</w:t></w:r></w:ins><w:hyperlink r:id="rId5"><w:ins w:id="121" w:author="哲 惠" w:date="2025-09-23T23:18:00Z"><w:r><w:rPr><w:rStyle w:val="InternetLink"/><w:rFonts w:eastAsia="楷体_GB2312;楷体"/><w:color w:val="000000"/><w:sz w:val="28"/><w:szCs w:val="28"/><w:u w:val="none"/></w:rPr><w:t>Bellegarda</w:t></w:r></w:ins><w:ins w:id="122" w:author="哲 惠" w:date="2025-09-24T00:13:00Z"><w:r><w:rPr><w:rFonts w:eastAsia="楷体_GB2312;楷体"/><w:sz w:val="28"/><w:szCs w:val="28"/><w:vertAlign w:val="superscript"/></w:rPr><w:fldChar w:fldCharType="begin"></w:fldChar></w:r><w:r><w:rPr><w:vertAlign w:val="superscript"/><w:sz w:val="28"/><w:szCs w:val="28"/><w:rFonts w:eastAsia="楷体_GB2312;楷体"/></w:rPr><w:instrText xml:space="preserve"> REF _Ref209565202 \r \h </w:instrText></w:r><w:r><w:rPr><w:vertAlign w:val="superscript"/><w:sz w:val="28"/><w:szCs w:val="28"/><w:rFonts w:eastAsia="楷体_GB2312;楷体"/></w:rPr><w:fldChar w:fldCharType="separate"/></w:r><w:r><w:rPr><w:vertAlign w:val="superscript"/><w:sz w:val="28"/><w:szCs w:val="28"/><w:rFonts w:eastAsia="楷体_GB2312;楷体"/></w:rPr><w:t>[54]</w:t></w:r><w:r><w:rPr><w:vertAlign w:val="superscript"/><w:sz w:val="28"/><w:szCs w:val="28"/><w:rFonts w:eastAsia="楷体_GB2312;楷体"/></w:rPr><w:fldChar w:fldCharType="end"/></w:r></w:hyperlink></w:ins><w:ins w:id="123" w:author="哲 惠" w:date="2025-09-23T23:19:00Z"><w:r><w:rPr><w:rFonts w:eastAsia="楷体_GB2312;楷体"/><w:sz w:val="28"/><w:szCs w:val="28"/></w:rPr><w:t>于</w:t></w:r></w:ins><w:ins w:id="124" w:author="哲 惠" w:date="2025-09-23T23:19:00Z"><w:r><w:rPr><w:rFonts w:eastAsia="楷体_GB2312;楷体"/><w:sz w:val="28"/><w:szCs w:val="28"/></w:rPr><w:t>2022</w:t></w:r></w:ins><w:ins w:id="125" w:author="哲 惠" w:date="2025-09-23T23:19:00Z"><w:r><w:rPr><w:rFonts w:eastAsia="楷体_GB2312;楷体"/><w:sz w:val="28"/><w:szCs w:val="28"/></w:rPr><w:t>年</w:t></w:r></w:ins><w:ins w:id="126" w:author="哲 惠" w:date="2025-09-23T23:19:00Z"><w:r><w:rPr><w:rFonts w:eastAsia="楷体_GB2312;楷体"/><w:sz w:val="28"/><w:szCs w:val="28"/></w:rPr><w:t>将</w:t></w:r></w:ins><w:ins w:id="127" w:author="哲 惠" w:date="2025-09-23T23:20:00Z"><w:r><w:rPr><w:rFonts w:eastAsia="楷体_GB2312;楷体"/><w:sz w:val="28"/><w:szCs w:val="28"/></w:rPr><w:t>视觉</w:t></w:r></w:ins><w:ins w:id="128" w:author="哲 惠" w:date="2025-09-23T23:19:00Z"><w:r><w:rPr><w:rFonts w:eastAsia="楷体_GB2312;楷体"/><w:sz w:val="28"/><w:szCs w:val="28"/></w:rPr><w:t>感知</w:t></w:r></w:ins><w:ins w:id="129" w:author="哲 惠" w:date="2025-09-23T23:20:00Z"><w:r><w:rPr><w:rFonts w:eastAsia="楷体_GB2312;楷体"/><w:sz w:val="28"/><w:szCs w:val="28"/></w:rPr><w:t>信息</w:t></w:r></w:ins><w:ins w:id="130" w:author="哲 惠" w:date="2025-09-23T23:19:00Z"><w:r><w:rPr><w:rFonts w:eastAsia="楷体_GB2312;楷体"/><w:sz w:val="28"/><w:szCs w:val="28"/></w:rPr><w:t>和中枢模式发生器融入强化学习框架</w:t></w:r></w:ins><w:ins w:id="131" w:author="哲 惠" w:date="2025-09-23T23:45:00Z"><w:r><w:rPr><w:rFonts w:eastAsia="楷体_GB2312;楷体"/><w:sz w:val="28"/><w:szCs w:val="28"/></w:rPr><w:t>，</w:t></w:r></w:ins><w:ins w:id="132" w:author="哲 惠" w:date="2025-09-23T23:19:00Z"><w:r><w:rPr><w:rFonts w:eastAsia="楷体_GB2312;楷体"/><w:sz w:val="28"/><w:szCs w:val="28"/></w:rPr><w:t>通过外部感知和本体感知的反馈调制</w:t></w:r></w:ins><w:ins w:id="133" w:author="哲 惠" w:date="2025-09-23T23:22:00Z"><w:r><w:rPr><w:rFonts w:eastAsia="楷体_GB2312;楷体"/><w:sz w:val="28"/><w:szCs w:val="28"/></w:rPr><w:t>中枢模式发生器</w:t></w:r></w:ins><w:ins w:id="134" w:author="哲 惠" w:date="2025-09-23T23:22:00Z"><w:r><w:rPr><w:rFonts w:eastAsia="楷体_GB2312;楷体"/><w:sz w:val="28"/><w:szCs w:val="28"/></w:rPr><w:t>的状态</w:t></w:r></w:ins><w:ins w:id="135" w:author="哲 惠" w:date="2025-09-23T23:19:00Z"><w:r><w:rPr><w:rFonts w:eastAsia="楷体_GB2312;楷体"/><w:sz w:val="28"/><w:szCs w:val="28"/></w:rPr><w:t>，进而产生稳</w:t></w:r></w:ins><w:ins w:id="136" w:author="哲 惠" w:date="2025-09-23T23:25:00Z"><w:r><w:rPr><w:rFonts w:eastAsia="楷体_GB2312;楷体"/><w:sz w:val="28"/><w:szCs w:val="28"/></w:rPr><w:t>定</w:t></w:r></w:ins><w:ins w:id="137" w:author="哲 惠" w:date="2025-09-23T23:19:00Z"><w:r><w:rPr><w:rFonts w:eastAsia="楷体_GB2312;楷体"/><w:sz w:val="28"/><w:szCs w:val="28"/></w:rPr><w:t>的</w:t></w:r></w:ins><w:ins w:id="138" w:author="哲 惠" w:date="2025-09-23T23:25:00Z"><w:r><w:rPr><w:rFonts w:eastAsia="楷体_GB2312;楷体"/><w:sz w:val="28"/><w:szCs w:val="28"/></w:rPr><w:t>路径规划</w:t></w:r></w:ins><w:ins w:id="139" w:author="哲 惠" w:date="2025-09-23T23:19:00Z"><w:r><w:rPr><w:rFonts w:eastAsia="楷体_GB2312;楷体"/><w:sz w:val="28"/><w:szCs w:val="28"/></w:rPr><w:t>策略</w:t></w:r></w:ins><w:ins w:id="140" w:author="哲 惠" w:date="2025-09-23T23:23:00Z"><w:r><w:rPr><w:rFonts w:eastAsia="楷体_GB2312;楷体"/><w:sz w:val="28"/><w:szCs w:val="28"/></w:rPr><w:t>，还</w:t></w:r></w:ins><w:ins w:id="141" w:author="哲 惠" w:date="2025-09-23T23:22:00Z"><w:r><w:rPr><w:rFonts w:eastAsia="楷体_GB2312;楷体"/><w:sz w:val="28"/><w:szCs w:val="28"/></w:rPr><w:t>将其转移到</w:t></w:r></w:ins><w:ins w:id="142" w:author="哲 惠" w:date="2025-09-23T23:22:00Z"><w:r><w:rPr><w:rFonts w:eastAsia="楷体_GB2312;楷体"/><w:sz w:val="28"/><w:szCs w:val="28"/></w:rPr><w:t>Unitree Go1</w:t></w:r></w:ins><w:ins w:id="143" w:author="哲 惠" w:date="2025-09-23T23:22:00Z"><w:r><w:rPr><w:rFonts w:eastAsia="楷体_GB2312;楷体"/><w:sz w:val="28"/><w:szCs w:val="28"/></w:rPr><w:t>四足机器人上进行</w:t></w:r></w:ins><w:ins w:id="144" w:author="哲 惠" w:date="2025-09-23T23:24:00Z"><w:r><w:rPr><w:rFonts w:eastAsia="楷体_GB2312;楷体"/><w:sz w:val="28"/><w:szCs w:val="28"/></w:rPr><w:t>了</w:t></w:r></w:ins><w:ins w:id="145" w:author="哲 惠" w:date="2025-09-23T23:22:00Z"><w:r><w:rPr><w:rFonts w:eastAsia="楷体_GB2312;楷体"/><w:sz w:val="28"/><w:szCs w:val="28"/></w:rPr><w:t>实验</w:t></w:r></w:ins><w:ins w:id="146" w:author="哲 惠" w:date="2025-09-23T23:46:00Z"><w:r><w:rPr><w:rFonts w:eastAsia="楷体_GB2312;楷体"/><w:sz w:val="28"/><w:szCs w:val="28"/></w:rPr><w:t>，证明了其</w:t></w:r></w:ins><w:ins w:id="147" w:author="哲 惠" w:date="2025-09-23T23:47:00Z"><w:r><w:rPr><w:rFonts w:eastAsia="楷体_GB2312;楷体"/><w:sz w:val="28"/><w:szCs w:val="28"/></w:rPr><w:t>方法的</w:t></w:r></w:ins><w:ins w:id="148" w:author="哲 惠" w:date="2025-09-23T23:46:00Z"><w:r><w:rPr><w:rFonts w:eastAsia="楷体_GB2312;楷体"/><w:sz w:val="28"/><w:szCs w:val="28"/></w:rPr><w:t>可行性和稳定性</w:t></w:r></w:ins><w:ins w:id="149" w:author="哲 惠" w:date="2025-09-23T23:22:00Z"><w:r><w:rPr><w:rFonts w:eastAsia="楷体_GB2312;楷体"/><w:sz w:val="28"/><w:szCs w:val="28"/></w:rPr><w:t>。</w:t></w:r></w:ins><w:ins w:id="150" w:author="哲 惠" w:date="2025-09-23T23:24:00Z"><w:r><w:rPr><w:rFonts w:eastAsia="楷体_GB2312;楷体"/><w:sz w:val="28"/><w:szCs w:val="28"/></w:rPr><w:t>同年，</w:t></w:r></w:ins><w:del w:id="151" w:author="哲 惠" w:date="2025-09-23T21:38:00Z"><w:r><w:rPr><w:rFonts w:eastAsia="楷体_GB2312;楷体"/><w:sz w:val="28"/><w:szCs w:val="28"/></w:rPr><w:delText>近年来，越来越多的研究将强化学习方法</w:delText></w:r></w:del><w:del w:id="152" w:author="哲 惠" w:date="2025-09-23T20:56:00Z"><w:r><w:rPr><w:rFonts w:eastAsia="楷体_GB2312;楷体"/><w:sz w:val="28"/><w:szCs w:val="28"/></w:rPr><w:delText>直接</w:delText></w:r></w:del><w:del w:id="153" w:author="哲 惠" w:date="2025-09-23T21:38:00Z"><w:r><w:rPr><w:rFonts w:eastAsia="楷体_GB2312;楷体"/><w:sz w:val="28"/><w:szCs w:val="28"/></w:rPr><w:delText>应用于四足机器人的路径规划中，</w:delText></w:r></w:del><w:del w:id="154" w:author="哲 惠" w:date="2025-09-23T20:52:00Z"><w:r><w:rPr><w:rFonts w:eastAsia="楷体_GB2312;楷体"/><w:sz w:val="28"/><w:szCs w:val="28"/></w:rPr><w:delText>不仅</w:delText></w:r></w:del><w:del w:id="155" w:author="哲 惠" w:date="2025-09-23T21:30:00Z"><w:r><w:rPr><w:rFonts w:eastAsia="楷体_GB2312;楷体"/><w:sz w:val="28"/><w:szCs w:val="28"/></w:rPr><w:delText>在仿真环境</w:delText></w:r></w:del><w:del w:id="156" w:author="哲 惠" w:date="2025-09-23T20:52:00Z"><w:r><w:rPr><w:rFonts w:eastAsia="楷体_GB2312;楷体"/><w:sz w:val="28"/><w:szCs w:val="28"/></w:rPr><w:delText>取得进展，也在</w:delText></w:r></w:del><w:del w:id="157" w:author="哲 惠" w:date="2025-09-23T21:30:00Z"><w:r><w:rPr><w:rFonts w:eastAsia="楷体_GB2312;楷体"/><w:sz w:val="28"/><w:szCs w:val="28"/></w:rPr><w:delText>真实机器人平台上得到了验证</w:delText></w:r></w:del><w:ins w:id="158" w:author="哲 惠" w:date="2025-09-23T21:08:00Z"><w:r><w:rPr><w:rFonts w:eastAsia="楷体_GB2312;楷体"/><w:sz w:val="28"/><w:szCs w:val="28"/></w:rPr><w:t>Yang</w:t></w:r></w:ins><w:ins w:id="159" w:author="哲 惠" w:date="2025-09-24T00:13:00Z"><w:r><w:rPr><w:rFonts w:eastAsia="楷体_GB2312;楷体"/><w:sz w:val="28"/><w:szCs w:val="28"/><w:vertAlign w:val="superscript"/></w:rPr><w:fldChar w:fldCharType="begin"></w:fldChar></w:r><w:r><w:rPr><w:vertAlign w:val="superscript"/><w:sz w:val="28"/><w:szCs w:val="28"/><w:rFonts w:eastAsia="楷体_GB2312;楷体"/></w:rPr><w:instrText xml:space="preserve"> REF _Ref209565212 \r \h </w:instrText></w:r><w:r><w:rPr><w:vertAlign w:val="superscript"/><w:sz w:val="28"/><w:szCs w:val="28"/><w:rFonts w:eastAsia="楷体_GB2312;楷体"/></w:rPr><w:fldChar w:fldCharType="separate"/></w:r><w:r><w:rPr><w:vertAlign w:val="superscript"/><w:sz w:val="28"/><w:szCs w:val="28"/><w:rFonts w:eastAsia="楷体_GB2312;楷体"/></w:rPr><w:t>[55]</w:t></w:r><w:r><w:rPr><w:vertAlign w:val="superscript"/><w:sz w:val="28"/><w:szCs w:val="28"/><w:rFonts w:eastAsia="楷体_GB2312;楷体"/></w:rPr><w:fldChar w:fldCharType="end"/></w:r></w:ins><w:ins w:id="160" w:author="哲 惠" w:date="2025-09-23T21:08:00Z"><w:r><w:rPr><w:rFonts w:eastAsia="楷体_GB2312;楷体"/><w:sz w:val="28"/><w:szCs w:val="28"/></w:rPr><w:t>等人</w:t></w:r></w:ins><w:ins w:id="161" w:author="哲 惠" w:date="2025-09-23T21:39:00Z"><w:r><w:rPr><w:rFonts w:eastAsia="楷体_GB2312;楷体"/><w:sz w:val="28"/><w:szCs w:val="28"/></w:rPr><w:t>提出了一种端到端的视觉引导四足机器人运动控制方法，</w:t></w:r></w:ins><w:ins w:id="162" w:author="哲 惠" w:date="2025-09-23T21:40:00Z"><w:r><w:rPr><w:rFonts w:eastAsia="楷体_GB2312;楷体"/><w:sz w:val="28"/><w:szCs w:val="28"/></w:rPr><w:t>基于</w:t></w:r></w:ins><w:ins w:id="163" w:author="哲 惠" w:date="2025-09-23T21:41:00Z"><w:r><w:rPr><w:rFonts w:eastAsia="楷体_GB2312;楷体"/><w:sz w:val="28"/><w:szCs w:val="28"/></w:rPr><w:t>PPO</w:t></w:r></w:ins><w:ins w:id="164" w:author="哲 惠" w:date="2025-09-23T21:40:00Z"><w:r><w:rPr><w:rFonts w:eastAsia="楷体_GB2312;楷体"/><w:b w:val="false"/><w:bCs w:val="false"/><w:sz w:val="28"/><w:szCs w:val="28"/></w:rPr><w:t>算法框架</w:t></w:r></w:ins><w:ins w:id="165" w:author="哲 惠" w:date="2025-09-23T21:39:00Z"><w:r><w:rPr><w:rFonts w:eastAsia="楷体_GB2312;楷体"/><w:sz w:val="28"/><w:szCs w:val="28"/></w:rPr><w:t>创新性地引入</w:t></w:r></w:ins><w:ins w:id="166" w:author="哲 惠" w:date="2025-09-23T21:39:00Z"><w:r><w:rPr><w:rFonts w:eastAsia="楷体_GB2312;楷体"/><w:b w:val="false"/><w:bCs w:val="false"/><w:sz w:val="28"/><w:szCs w:val="28"/></w:rPr><w:t>Transformer</w:t></w:r></w:ins><w:ins w:id="167" w:author="哲 惠" w:date="2025-09-23T21:42:00Z"><w:r><w:rPr><w:rFonts w:eastAsia="楷体_GB2312;楷体"/><w:sz w:val="28"/><w:szCs w:val="28"/></w:rPr><w:t>模块</w:t></w:r></w:ins><w:ins w:id="168" w:author="哲 惠" w:date="2025-09-23T21:39:00Z"><w:r><w:rPr><w:rFonts w:eastAsia="楷体_GB2312;楷体"/><w:sz w:val="28"/><w:szCs w:val="28"/></w:rPr><w:t>来融合视觉与</w:t></w:r></w:ins><w:ins w:id="169" w:author="哲 惠" w:date="2025-09-23T22:57:00Z"><w:r><w:rPr><w:rFonts w:eastAsia="楷体_GB2312;楷体"/><w:sz w:val="28"/><w:szCs w:val="28"/></w:rPr><w:t>IMU</w:t></w:r></w:ins><w:ins w:id="170" w:author="哲 惠" w:date="2025-09-23T22:53:00Z"><w:r><w:rPr><w:rFonts w:eastAsia="楷体_GB2312;楷体"/><w:sz w:val="28"/><w:szCs w:val="28"/></w:rPr><w:t>本体</w:t></w:r></w:ins><w:ins w:id="171" w:author="哲 惠" w:date="2025-09-23T21:39:00Z"><w:r><w:rPr><w:rFonts w:eastAsia="楷体_GB2312;楷体"/><w:sz w:val="28"/><w:szCs w:val="28"/></w:rPr><w:t>信息，实现了从图像输入到动作输出的直接映射</w:t></w:r></w:ins><w:ins w:id="172" w:author="哲 惠" w:date="2025-09-23T21:42:00Z"><w:r><w:rPr><w:rFonts w:eastAsia="楷体_GB2312;楷体"/><w:sz w:val="28"/><w:szCs w:val="28"/></w:rPr><w:t>，</w:t></w:r></w:ins><w:ins w:id="173" w:author="哲 惠" w:date="2025-09-23T21:39:00Z"><w:r><w:rPr><w:rFonts w:eastAsia="楷体_GB2312;楷体"/><w:sz w:val="28"/><w:szCs w:val="28"/></w:rPr><w:t>能够在动态环境中进行稳</w:t></w:r></w:ins><w:ins w:id="174" w:author="哲 惠" w:date="2025-09-23T22:55:00Z"><w:r><w:rPr><w:rFonts w:eastAsia="楷体_GB2312;楷体"/><w:sz w:val="28"/><w:szCs w:val="28"/></w:rPr><w:t>定</w:t></w:r></w:ins><w:ins w:id="175" w:author="哲 惠" w:date="2025-09-23T21:39:00Z"><w:r><w:rPr><w:rFonts w:eastAsia="楷体_GB2312;楷体"/><w:sz w:val="28"/><w:szCs w:val="28"/></w:rPr><w:t>的运动决策</w:t></w:r></w:ins><w:ins w:id="176" w:author="哲 惠" w:date="2025-09-23T21:50:00Z"><w:r><w:rPr><w:rFonts w:eastAsia="楷体_GB2312;楷体"/><w:sz w:val="28"/><w:szCs w:val="28"/></w:rPr><w:t>。</w:t></w:r></w:ins><w:ins w:id="177" w:author="哲 惠" w:date="2025-09-23T21:43:00Z"><w:r><w:rPr><w:rFonts w:eastAsia="楷体_GB2312;楷体"/><w:sz w:val="28"/><w:szCs w:val="28"/></w:rPr><w:t>在</w:t></w:r></w:ins><w:ins w:id="178" w:author="哲 惠" w:date="2025-09-23T21:43:00Z"><w:r><w:rPr><w:rFonts w:eastAsia="楷体_GB2312;楷体"/><w:sz w:val="28"/><w:szCs w:val="28"/></w:rPr><w:t>这</w:t></w:r></w:ins><w:ins w:id="179" w:author="哲 惠" w:date="2025-09-23T21:43:00Z"><w:r><w:rPr><w:rFonts w:eastAsia="楷体_GB2312;楷体"/><w:sz w:val="28"/><w:szCs w:val="28"/></w:rPr><w:t>一工作的基础上，</w:t></w:r></w:ins><w:ins w:id="180" w:author="哲 惠" w:date="2025-09-23T21:43:00Z"><w:r><w:rPr><w:rFonts w:eastAsia="楷体_GB2312;楷体"/><w:sz w:val="28"/><w:szCs w:val="28"/></w:rPr><w:t>Yang</w:t></w:r></w:ins><w:ins w:id="181" w:author="哲 惠" w:date="2025-09-24T00:13:00Z"><w:r><w:rPr><w:rFonts w:eastAsia="楷体_GB2312;楷体"/><w:sz w:val="28"/><w:szCs w:val="28"/><w:vertAlign w:val="superscript"/></w:rPr><w:fldChar w:fldCharType="begin"></w:fldChar></w:r><w:r><w:rPr><w:vertAlign w:val="superscript"/><w:sz w:val="28"/><w:szCs w:val="28"/><w:rFonts w:eastAsia="楷体_GB2312;楷体"/></w:rPr><w:instrText xml:space="preserve"> REF _Ref209565217 \r \h </w:instrText></w:r><w:r><w:rPr><w:vertAlign w:val="superscript"/><w:sz w:val="28"/><w:szCs w:val="28"/><w:rFonts w:eastAsia="楷体_GB2312;楷体"/></w:rPr><w:fldChar w:fldCharType="separate"/></w:r><w:r><w:rPr><w:vertAlign w:val="superscript"/><w:sz w:val="28"/><w:szCs w:val="28"/><w:rFonts w:eastAsia="楷体_GB2312;楷体"/></w:rPr><w:t>[56]</w:t></w:r><w:r><w:rPr><w:vertAlign w:val="superscript"/><w:sz w:val="28"/><w:szCs w:val="28"/><w:rFonts w:eastAsia="楷体_GB2312;楷体"/></w:rPr><w:fldChar w:fldCharType="end"/></w:r></w:ins><w:ins w:id="182" w:author="哲 惠" w:date="2025-09-23T21:43:00Z"><w:r><w:rPr><w:rFonts w:eastAsia="楷体_GB2312;楷体"/><w:sz w:val="28"/><w:szCs w:val="28"/></w:rPr><w:t>等人</w:t></w:r></w:ins><w:ins w:id="183" w:author="哲 惠" w:date="2025-09-23T22:59:00Z"><w:r><w:rPr><w:rFonts w:eastAsia="楷体_GB2312;楷体"/><w:sz w:val="28"/><w:szCs w:val="28"/></w:rPr><w:t>于</w:t></w:r></w:ins><w:ins w:id="184" w:author="哲 惠" w:date="2025-09-23T22:59:00Z"><w:r><w:rPr><w:rFonts w:eastAsia="楷体_GB2312;楷体"/><w:sz w:val="28"/><w:szCs w:val="28"/></w:rPr><w:t>2023</w:t></w:r></w:ins><w:ins w:id="185" w:author="哲 惠" w:date="2025-09-23T22:59:00Z"><w:r><w:rPr><w:rFonts w:eastAsia="楷体_GB2312;楷体"/><w:sz w:val="28"/><w:szCs w:val="28"/></w:rPr><w:t>年</w:t></w:r></w:ins><w:ins w:id="186" w:author="哲 惠" w:date="2025-09-23T22:47:00Z"><w:r><w:rPr><w:rFonts w:eastAsia="楷体_GB2312;楷体"/><w:sz w:val="28"/><w:szCs w:val="28"/></w:rPr><w:t>又</w:t></w:r></w:ins><w:ins w:id="187" w:author="哲 惠" w:date="2025-09-23T21:43:00Z"><w:r><w:rPr><w:rFonts w:eastAsia="楷体_GB2312;楷体"/><w:sz w:val="28"/><w:szCs w:val="28"/></w:rPr><w:t>进一步提出了</w:t></w:r></w:ins><w:ins w:id="188" w:author="哲 惠" w:date="2025-09-23T21:43:00Z"><w:r><w:rPr><w:rFonts w:eastAsia="楷体_GB2312;楷体"/><w:b w:val="false"/><w:bCs w:val="false"/><w:sz w:val="28"/><w:szCs w:val="28"/></w:rPr><w:t>神经体积记忆</w:t></w:r></w:ins><w:ins w:id="189" w:author="哲 惠" w:date="2025-09-23T21:44:00Z"><w:r><w:rPr><w:rFonts w:eastAsia="楷体_GB2312;楷体"/><w:b w:val="false"/><w:bCs w:val="false"/><w:sz w:val="28"/><w:szCs w:val="28"/></w:rPr><w:t>(</w:t></w:r></w:ins><w:ins w:id="190" w:author="哲 惠" w:date="2025-09-23T21:43:00Z"><w:r><w:rPr><w:rFonts w:eastAsia="楷体_GB2312;楷体"/><w:b w:val="false"/><w:bCs w:val="false"/><w:sz w:val="28"/><w:szCs w:val="28"/></w:rPr><w:t>Neural Volumetric Memory, NVM</w:t></w:r></w:ins><w:ins w:id="191" w:author="哲 惠" w:date="2025-09-23T21:44:00Z"><w:r><w:rPr><w:rFonts w:eastAsia="楷体_GB2312;楷体"/><w:b w:val="false"/><w:bCs w:val="false"/><w:sz w:val="28"/><w:szCs w:val="28"/></w:rPr><w:t>)</w:t></w:r></w:ins><w:ins w:id="192" w:author="哲 惠" w:date="2025-09-23T21:43:00Z"><w:r><w:rPr><w:rFonts w:eastAsia="楷体_GB2312;楷体"/><w:sz w:val="28"/><w:szCs w:val="28"/></w:rPr><w:t>机制，</w:t></w:r></w:ins><w:ins w:id="193" w:author="哲 惠" w:date="2025-09-23T22:54:00Z"><w:r><w:rPr><w:rFonts w:eastAsia="楷体_GB2312;楷体"/><w:sz w:val="28"/><w:szCs w:val="28"/></w:rPr><w:t>同样采用融合</w:t></w:r></w:ins><w:ins w:id="194" w:author="哲 惠" w:date="2025-09-23T22:57:00Z"><w:r><w:rPr><w:rFonts w:eastAsia="楷体_GB2312;楷体"/><w:sz w:val="28"/><w:szCs w:val="28"/></w:rPr><w:t>视觉</w:t></w:r></w:ins><w:ins w:id="195" w:author="哲 惠" w:date="2025-09-23T22:54:00Z"><w:r><w:rPr><w:rFonts w:eastAsia="楷体_GB2312;楷体"/><w:sz w:val="28"/><w:szCs w:val="28"/></w:rPr><w:t>和</w:t></w:r></w:ins><w:ins w:id="196" w:author="哲 惠" w:date="2025-09-23T22:57:00Z"><w:r><w:rPr><w:rFonts w:eastAsia="楷体_GB2312;楷体"/><w:sz w:val="28"/><w:szCs w:val="28"/></w:rPr><w:t>IMU</w:t></w:r></w:ins><w:ins w:id="197" w:author="哲 惠" w:date="2025-09-23T22:57:00Z"><w:r><w:rPr><w:rFonts w:eastAsia="楷体_GB2312;楷体"/><w:sz w:val="28"/><w:szCs w:val="28"/></w:rPr><w:t>本体</w:t></w:r></w:ins><w:ins w:id="198" w:author="哲 惠" w:date="2025-09-23T22:54:00Z"><w:r><w:rPr><w:rFonts w:eastAsia="楷体_GB2312;楷体"/><w:sz w:val="28"/><w:szCs w:val="28"/></w:rPr><w:t>信息以及</w:t></w:r></w:ins><w:ins w:id="199" w:author="哲 惠" w:date="2025-09-23T22:54:00Z"><w:r><w:rPr><w:rFonts w:eastAsia="楷体_GB2312;楷体"/><w:sz w:val="28"/><w:szCs w:val="28"/></w:rPr><w:t>PPO</w:t></w:r></w:ins><w:ins w:id="200" w:author="哲 惠" w:date="2025-09-23T22:54:00Z"><w:r><w:rPr><w:rFonts w:eastAsia="楷体_GB2312;楷体"/><w:sz w:val="28"/><w:szCs w:val="28"/></w:rPr><w:t>算法框架，</w:t></w:r></w:ins><w:ins w:id="201" w:author="哲 惠" w:date="2025-09-23T21:43:00Z"><w:r><w:rPr><w:rFonts w:eastAsia="楷体_GB2312;楷体"/><w:sz w:val="28"/><w:szCs w:val="28"/></w:rPr><w:t>增强机器人</w:t></w:r></w:ins><w:ins w:id="202" w:author="哲 惠" w:date="2025-09-23T21:50:00Z"><w:r><w:rPr><w:rFonts w:eastAsia="楷体_GB2312;楷体"/><w:sz w:val="28"/><w:szCs w:val="28"/></w:rPr><w:t>了</w:t></w:r></w:ins><w:ins w:id="203" w:author="哲 惠" w:date="2025-09-23T21:43:00Z"><w:r><w:rPr><w:rFonts w:eastAsia="楷体_GB2312;楷体"/><w:sz w:val="28"/><w:szCs w:val="28"/></w:rPr><w:t>在复杂环境下的长期感知和记忆能力</w:t></w:r></w:ins><w:ins w:id="204" w:author="哲 惠" w:date="2025-09-23T21:44:00Z"><w:r><w:rPr><w:rFonts w:eastAsia="楷体_GB2312;楷体"/><w:sz w:val="28"/><w:szCs w:val="28"/></w:rPr><w:t>，</w:t></w:r></w:ins><w:ins w:id="205" w:author="哲 惠" w:date="2025-09-23T21:43:00Z"><w:r><w:rPr><w:rFonts w:eastAsia="楷体_GB2312;楷体"/><w:sz w:val="28"/><w:szCs w:val="28"/></w:rPr><w:t>使机器人能够保留并利用历史视觉信息来辅助当前决策</w:t></w:r></w:ins><w:ins w:id="206" w:author="哲 惠" w:date="2025-09-23T21:50:00Z"><w:r><w:rPr><w:rFonts w:eastAsia="楷体_GB2312;楷体"/><w:sz w:val="28"/><w:szCs w:val="28"/></w:rPr><w:t>，</w:t></w:r></w:ins><w:ins w:id="207" w:author="哲 惠" w:date="2025-09-23T21:13:00Z"><w:r><w:rPr><w:rFonts w:eastAsia="楷体_GB2312;楷体"/><w:sz w:val="28"/><w:szCs w:val="28"/></w:rPr><w:t>解决了视觉</w:t></w:r></w:ins><w:ins w:id="208" w:author="哲 惠" w:date="2025-09-23T21:46:00Z"><w:r><w:rPr><w:rFonts w:eastAsia="楷体_GB2312;楷体"/><w:sz w:val="28"/><w:szCs w:val="28"/></w:rPr><w:t>稀疏和</w:t></w:r></w:ins><w:ins w:id="209" w:author="哲 惠" w:date="2025-09-23T21:13:00Z"><w:r><w:rPr><w:rFonts w:eastAsia="楷体_GB2312;楷体"/><w:sz w:val="28"/><w:szCs w:val="28"/></w:rPr><w:t>遮挡</w:t></w:r></w:ins><w:ins w:id="210" w:author="哲 惠" w:date="2025-09-23T21:13:00Z"><w:r><w:rPr><w:rFonts w:eastAsia="楷体_GB2312;楷体"/><w:sz w:val="28"/><w:szCs w:val="28"/></w:rPr><w:t>的</w:t></w:r></w:ins><w:ins w:id="211" w:author="哲 惠" w:date="2025-09-23T21:13:00Z"><w:r><w:rPr><w:rFonts w:eastAsia="楷体_GB2312;楷体"/><w:sz w:val="28"/><w:szCs w:val="28"/></w:rPr><w:t>问题</w:t></w:r></w:ins><w:ins w:id="212" w:author="哲 惠" w:date="2025-09-23T21:13:00Z"><w:r><w:rPr><w:rFonts w:eastAsia="楷体_GB2312;楷体"/><w:sz w:val="28"/><w:szCs w:val="28"/></w:rPr><w:t>，</w:t></w:r></w:ins><w:ins w:id="213" w:author="哲 惠" w:date="2025-09-23T21:05:00Z"><w:r><w:rPr><w:rFonts w:eastAsia="楷体_GB2312;楷体"/><w:sz w:val="28"/><w:szCs w:val="28"/></w:rPr><w:t>从而显著提升了四足机器人在</w:t></w:r></w:ins><w:ins w:id="214" w:author="哲 惠" w:date="2025-09-23T22:56:00Z"><w:r><w:rPr><w:rFonts w:eastAsia="楷体_GB2312;楷体"/><w:sz w:val="28"/><w:szCs w:val="28"/></w:rPr><w:t>复杂地形</w:t></w:r></w:ins><w:ins w:id="215" w:author="哲 惠" w:date="2025-09-23T21:05:00Z"><w:r><w:rPr><w:rFonts w:eastAsia="楷体_GB2312;楷体"/><w:sz w:val="28"/><w:szCs w:val="28"/></w:rPr><w:t>中的路径规划</w:t></w:r></w:ins><w:ins w:id="216" w:author="哲 惠" w:date="2025-09-23T21:07:00Z"><w:r><w:rPr><w:rFonts w:eastAsia="楷体_GB2312;楷体"/><w:sz w:val="28"/><w:szCs w:val="28"/></w:rPr><w:t>能力</w:t></w:r></w:ins><w:ins w:id="217" w:author="哲 惠" w:date="2025-09-23T21:51:00Z"><w:r><w:rPr><w:rFonts w:eastAsia="楷体_GB2312;楷体"/><w:sz w:val="28"/><w:szCs w:val="28"/></w:rPr><w:t>，</w:t></w:r></w:ins><w:ins w:id="218" w:author="哲 惠" w:date="2025-09-23T22:09:00Z"><w:r><w:rPr><w:rFonts w:eastAsia="楷体_GB2312;楷体"/><w:sz w:val="28"/><w:szCs w:val="28"/></w:rPr><w:t>该</w:t></w:r></w:ins><w:ins w:id="219" w:author="哲 惠" w:date="2025-09-23T21:51:00Z"><w:r><w:rPr><w:rFonts w:eastAsia="楷体_GB2312;楷体"/><w:sz w:val="28"/><w:szCs w:val="28"/></w:rPr><w:t>研究团队将</w:t></w:r></w:ins><w:ins w:id="220" w:author="哲 惠" w:date="2025-09-23T21:50:00Z"><w:r><w:rPr><w:rFonts w:eastAsia="楷体_GB2312;楷体"/><w:sz w:val="28"/><w:szCs w:val="28"/></w:rPr><w:t>这俩种方法</w:t></w:r></w:ins><w:ins w:id="221" w:author="哲 惠" w:date="2025-09-23T21:50:00Z"><w:r><w:rPr><w:rFonts w:eastAsia="楷体_GB2312;楷体"/><w:sz w:val="28"/><w:szCs w:val="28"/></w:rPr><w:t>并且在将学习到的策略转移到真实</w:t></w:r></w:ins><w:ins w:id="222" w:author="哲 惠" w:date="2025-09-23T21:50:00Z"><w:r><w:rPr><w:rFonts w:eastAsia="楷体_GB2312;楷体"/><w:sz w:val="28"/><w:szCs w:val="28"/></w:rPr><w:t>四足</w:t></w:r></w:ins><w:ins w:id="223" w:author="哲 惠" w:date="2025-09-23T21:50:00Z"><w:r><w:rPr><w:rFonts w:eastAsia="楷体_GB2312;楷体"/><w:sz w:val="28"/><w:szCs w:val="28"/></w:rPr><w:t>机器人上，</w:t></w:r></w:ins><w:ins w:id="224" w:author="哲 惠" w:date="2025-09-23T23:03:00Z"><w:r><w:rPr><w:rFonts w:eastAsia="楷体_GB2312;楷体"/><w:sz w:val="28"/><w:szCs w:val="28"/></w:rPr><w:t>并</w:t></w:r></w:ins><w:ins w:id="225" w:author="哲 惠" w:date="2025-09-23T21:50:00Z"><w:r><w:rPr><w:rFonts w:eastAsia="楷体_GB2312;楷体"/><w:sz w:val="28"/><w:szCs w:val="28"/></w:rPr><w:t>取得了较好的效果。</w:t></w:r></w:ins><w:del w:id="226" w:author="哲 惠" w:date="2025-09-23T20:56:00Z"><w:r><w:rPr><w:rFonts w:eastAsia="楷体_GB2312;楷体"/><w:sz w:val="28"/><w:szCs w:val="28"/></w:rPr><w:delText>，并且越来越多地融合视觉、</w:delText></w:r></w:del><w:del w:id="227" w:author="哲 惠" w:date="2025-09-23T20:56:00Z"><w:r><w:rPr><w:rFonts w:eastAsia="楷体_GB2312;楷体"/><w:sz w:val="28"/><w:szCs w:val="28"/></w:rPr><w:delText xml:space="preserve">IMU </w:delText></w:r></w:del><w:del w:id="228" w:author="哲 惠" w:date="2025-09-23T20:56:00Z"><w:r><w:rPr><w:rFonts w:eastAsia="楷体_GB2312;楷体"/><w:sz w:val="28"/><w:szCs w:val="28"/></w:rPr><w:delText>等感知输入来增强环境适应性。</w:delText></w:r></w:del></w:p><w:p><w:pPr><w:pStyle w:val="Normal"/><w:spacing w:lineRule="exact" w:line="440"/><w:ind w:firstLine="545"/><w:rPr><w:rFonts w:eastAsia="楷体_GB2312;楷体"/><w:sz w:val="28"/><w:szCs w:val="28"/><w:del w:id="294" w:author="哲 惠" w:date="2025-09-23T23:41:00Z"></w:del></w:rPr></w:pPr><w:ins w:id="229" w:author="哲 惠" w:date="2025-09-23T23:08:00Z"><w:r><w:rPr><w:rFonts w:eastAsia="Times New Roman"/><w:sz w:val="28"/><w:szCs w:val="28"/></w:rPr><w:t xml:space="preserve"> </w:t></w:r></w:ins><w:ins w:id="230" w:author="哲 惠" w:date="2025-09-23T23:47:00Z"><w:r><w:rPr><w:rFonts w:eastAsia="楷体_GB2312;楷体"/><w:sz w:val="28"/><w:szCs w:val="28"/></w:rPr><w:t>在四足机器人中</w:t></w:r></w:ins><w:ins w:id="231" w:author="哲 惠" w:date="2025-09-23T23:47:00Z"><w:r><w:rPr><w:rFonts w:eastAsia="楷体_GB2312;楷体"/><w:sz w:val="28"/><w:szCs w:val="28"/></w:rPr><w:t>的</w:t></w:r></w:ins><w:ins w:id="232" w:author="哲 惠" w:date="2025-09-23T23:26:00Z"><w:r><w:rPr><w:rFonts w:eastAsia="楷体_GB2312;楷体"/><w:sz w:val="28"/><w:szCs w:val="28"/></w:rPr><w:t>另一研究趋势是</w:t></w:r></w:ins><w:ins w:id="233" w:author="哲 惠" w:date="2025-09-23T23:39:00Z"><w:r><w:rPr><w:rFonts w:eastAsia="楷体_GB2312;楷体"/><w:sz w:val="28"/><w:szCs w:val="28"/></w:rPr><w:t>分层式路径规划方法</w:t></w:r></w:ins><w:ins w:id="234" w:author="哲 惠" w:date="2025-09-23T23:26:00Z"><w:r><w:rPr><w:rFonts w:eastAsia="楷体_GB2312;楷体"/><w:sz w:val="28"/><w:szCs w:val="28"/></w:rPr><w:t>。</w:t></w:r></w:ins><w:ins w:id="235" w:author="哲 惠" w:date="2025-09-23T23:40:00Z"><w:r><w:rPr><w:rFonts w:eastAsia="楷体_GB2312;楷体"/><w:sz w:val="28"/><w:szCs w:val="28"/></w:rPr><w:t>即通过结合</w:t></w:r></w:ins><w:ins w:id="236" w:author="哲 惠" w:date="2025-09-23T23:40:00Z"><w:r><w:rPr><w:rFonts w:eastAsia="楷体_GB2312;楷体"/><w:sz w:val="28"/><w:szCs w:val="28"/></w:rPr><w:t>经典算法</w:t></w:r></w:ins><w:ins w:id="237" w:author="哲 惠" w:date="2025-09-23T23:40:00Z"><w:r><w:rPr><w:rFonts w:eastAsia="楷体_GB2312;楷体"/><w:sz w:val="28"/><w:szCs w:val="28"/></w:rPr><w:t>全局规划与强化学习局部控制，使四足机器人能够在复杂环境中实现高效而灵活的路径规划与执行。这类方法充分利用了传统算法在全局路径可行性上的优势，以及强化学习在局部动态适应上的能力</w:t></w:r></w:ins><w:ins w:id="238" w:author="哲 惠" w:date="2025-09-23T23:48:00Z"><w:r><w:rPr><w:rFonts w:eastAsia="楷体_GB2312;楷体"/><w:sz w:val="28"/><w:szCs w:val="28"/></w:rPr><w:t>。</w:t></w:r></w:ins><w:ins w:id="239" w:author="哲 惠" w:date="2025-09-23T23:41:00Z"><w:r><w:rPr><w:rFonts w:eastAsia="楷体_GB2312;楷体"/><w:sz w:val="28"/><w:szCs w:val="28"/></w:rPr><w:t>Ren</w:t></w:r></w:ins><w:ins w:id="240" w:author="哲 惠" w:date="2025-09-24T00:35:00Z"><w:r><w:rPr><w:rFonts w:eastAsia="楷体_GB2312;楷体"/><w:sz w:val="28"/><w:szCs w:val="28"/><w:vertAlign w:val="superscript"/></w:rPr><w:fldChar w:fldCharType="begin"></w:fldChar></w:r><w:r><w:rPr><w:vertAlign w:val="superscript"/><w:sz w:val="28"/><w:szCs w:val="28"/><w:rFonts w:eastAsia="楷体_GB2312;楷体"/></w:rPr><w:instrText xml:space="preserve"> REF _Ref209566570 \r \h </w:instrText></w:r><w:r><w:rPr><w:vertAlign w:val="superscript"/><w:sz w:val="28"/><w:szCs w:val="28"/><w:rFonts w:eastAsia="楷体_GB2312;楷体"/></w:rPr><w:fldChar w:fldCharType="separate"/></w:r><w:r><w:rPr><w:vertAlign w:val="superscript"/><w:sz w:val="28"/><w:szCs w:val="28"/><w:rFonts w:eastAsia="楷体_GB2312;楷体"/></w:rPr><w:t>[57]</w:t></w:r><w:r><w:rPr><w:vertAlign w:val="superscript"/><w:sz w:val="28"/><w:szCs w:val="28"/><w:rFonts w:eastAsia="楷体_GB2312;楷体"/></w:rPr><w:fldChar w:fldCharType="end"/></w:r></w:ins><w:ins w:id="241" w:author="哲 惠" w:date="2025-09-23T23:41:00Z"><w:r><w:rPr><w:rFonts w:eastAsia="楷体_GB2312;楷体"/><w:sz w:val="28"/><w:szCs w:val="28"/></w:rPr><w:t>等人于</w:t></w:r></w:ins><w:ins w:id="242" w:author="哲 惠" w:date="2025-09-23T23:41:00Z"><w:r><w:rPr><w:rFonts w:eastAsia="楷体_GB2312;楷体"/><w:sz w:val="28"/><w:szCs w:val="28"/></w:rPr><w:t>2023</w:t></w:r></w:ins><w:ins w:id="243" w:author="哲 惠" w:date="2025-09-23T23:41:00Z"><w:r><w:rPr><w:rFonts w:eastAsia="楷体_GB2312;楷体"/><w:sz w:val="28"/><w:szCs w:val="28"/></w:rPr><w:t>年提出了一种分层视觉导航系统，该系统在高层利用摄像头信息进行全局路径导航，采用</w:t></w:r></w:ins><w:ins w:id="244" w:author="哲 惠" w:date="2025-09-23T23:41:00Z"><w:r><w:rPr><w:rFonts w:eastAsia="楷体_GB2312;楷体"/><w:sz w:val="28"/><w:szCs w:val="28"/></w:rPr><w:t>A*</w:t></w:r></w:ins><w:ins w:id="245" w:author="哲 惠" w:date="2025-09-23T23:41:00Z"><w:r><w:rPr><w:rFonts w:eastAsia="楷体_GB2312;楷体"/><w:sz w:val="28"/><w:szCs w:val="28"/></w:rPr><w:t>的</w:t></w:r></w:ins><w:ins w:id="246" w:author="哲 惠" w:date="2025-09-23T23:42:00Z"><w:r><w:rPr><w:rFonts w:eastAsia="楷体_GB2312;楷体"/><w:sz w:val="28"/><w:szCs w:val="28"/></w:rPr><w:t>经典</w:t></w:r></w:ins><w:ins w:id="247" w:author="哲 惠" w:date="2025-09-23T23:41:00Z"><w:r><w:rPr><w:rFonts w:eastAsia="楷体_GB2312;楷体"/><w:sz w:val="28"/><w:szCs w:val="28"/></w:rPr><w:t>规划算法生成整体路径，而在低层则引入强化学习进行落足点自适应优化，以提升</w:t></w:r></w:ins><w:ins w:id="248" w:author="哲 惠" w:date="2025-09-23T23:44:00Z"><w:r><w:rPr><w:rFonts w:eastAsia="楷体_GB2312;楷体"/><w:sz w:val="28"/><w:szCs w:val="28"/></w:rPr><w:t>四足</w:t></w:r></w:ins><w:ins w:id="249" w:author="哲 惠" w:date="2025-09-23T23:41:00Z"><w:r><w:rPr><w:rFonts w:eastAsia="楷体_GB2312;楷体"/><w:sz w:val="28"/><w:szCs w:val="28"/></w:rPr><w:t>机器人在动态或杂乱障碍环境中的路径可行性。</w:t></w:r></w:ins><w:ins w:id="250" w:author="哲 惠" w:date="2025-09-23T23:48:00Z"><w:r><w:rPr><w:rFonts w:eastAsia="楷体_GB2312;楷体"/><w:sz w:val="28"/><w:szCs w:val="28"/></w:rPr><w:t>仿真与实机测试中</w:t></w:r></w:ins><w:ins w:id="251" w:author="哲 惠" w:date="2025-09-23T23:41:00Z"><w:r><w:rPr><w:rFonts w:eastAsia="楷体_GB2312;楷体"/><w:sz w:val="28"/><w:szCs w:val="28"/></w:rPr><w:t>表明，该分层架构均显著提高了避障成功率与路径规划稳定性。</w:t></w:r></w:ins><w:ins w:id="252" w:author="哲 惠" w:date="2025-09-24T00:21:00Z"><w:r><w:rPr><w:rFonts w:eastAsia="楷体_GB2312;楷体"/><w:sz w:val="28"/><w:szCs w:val="28"/></w:rPr><w:t>Li</w:t></w:r></w:ins><w:ins w:id="253" w:author="哲 惠" w:date="2025-09-24T00:36:00Z"><w:r><w:rPr><w:rFonts w:eastAsia="楷体_GB2312;楷体"/><w:sz w:val="28"/><w:szCs w:val="28"/><w:vertAlign w:val="superscript"/></w:rPr><w:fldChar w:fldCharType="begin"></w:fldChar></w:r><w:r><w:rPr><w:vertAlign w:val="superscript"/><w:sz w:val="28"/><w:szCs w:val="28"/><w:rFonts w:eastAsia="楷体_GB2312;楷体"/></w:rPr><w:instrText xml:space="preserve"> REF _Ref209566576 \r \h </w:instrText></w:r><w:r><w:rPr><w:vertAlign w:val="superscript"/><w:sz w:val="28"/><w:szCs w:val="28"/><w:rFonts w:eastAsia="楷体_GB2312;楷体"/></w:rPr><w:fldChar w:fldCharType="separate"/></w:r><w:r><w:rPr><w:vertAlign w:val="superscript"/><w:sz w:val="28"/><w:szCs w:val="28"/><w:rFonts w:eastAsia="楷体_GB2312;楷体"/></w:rPr><w:t>[58]</w:t></w:r><w:r><w:rPr><w:vertAlign w:val="superscript"/><w:sz w:val="28"/><w:szCs w:val="28"/><w:rFonts w:eastAsia="楷体_GB2312;楷体"/></w:rPr><w:fldChar w:fldCharType="end"/></w:r></w:ins><w:ins w:id="254" w:author="哲 惠" w:date="2025-09-24T00:21:00Z"><w:r><w:rPr><w:rFonts w:eastAsia="楷体_GB2312;楷体"/><w:sz w:val="28"/><w:szCs w:val="28"/></w:rPr><w:t>等人于</w:t></w:r></w:ins><w:ins w:id="255" w:author="哲 惠" w:date="2025-09-24T00:21:00Z"><w:r><w:rPr><w:rFonts w:eastAsia="楷体_GB2312;楷体"/><w:sz w:val="28"/><w:szCs w:val="28"/></w:rPr><w:t>2023</w:t></w:r></w:ins><w:ins w:id="256" w:author="哲 惠" w:date="2025-09-24T00:21:00Z"><w:r><w:rPr><w:rFonts w:eastAsia="楷体_GB2312;楷体"/><w:sz w:val="28"/><w:szCs w:val="28"/></w:rPr><w:t>年</w:t></w:r></w:ins><w:ins w:id="257" w:author="哲 惠" w:date="2025-09-24T00:21:00Z"><w:r><w:rPr><w:rFonts w:eastAsia="楷体_GB2312;楷体"/><w:sz w:val="28"/><w:szCs w:val="28"/></w:rPr><w:t>采用高层</w:t></w:r></w:ins><w:ins w:id="258" w:author="哲 惠" w:date="2025-09-24T00:21:00Z"><w:r><w:rPr><w:rFonts w:eastAsia="Times New Roman"/><w:sz w:val="28"/><w:szCs w:val="28"/></w:rPr><w:t xml:space="preserve"> </w:t></w:r></w:ins><w:ins w:id="259" w:author="哲 惠" w:date="2025-09-24T00:21:00Z"><w:r><w:rPr><w:rFonts w:eastAsia="楷体_GB2312;楷体"/><w:sz w:val="28"/><w:szCs w:val="28"/></w:rPr><w:t>DDPG</w:t></w:r></w:ins><w:ins w:id="260" w:author="哲 惠" w:date="2025-09-24T00:21:00Z"><w:r><w:rPr><w:rFonts w:eastAsia="楷体_GB2312;楷体"/><w:sz w:val="28"/><w:szCs w:val="28"/></w:rPr><w:t>和</w:t></w:r></w:ins><w:ins w:id="261" w:author="哲 惠" w:date="2025-09-24T00:21:00Z"><w:r><w:rPr><w:rFonts w:eastAsia="楷体_GB2312;楷体"/><w:sz w:val="28"/><w:szCs w:val="28"/></w:rPr><w:t>低层轨迹发生器执行步态动作，其分层结构可在复杂地形中表现出稳定与效率的平衡</w:t></w:r></w:ins><w:ins w:id="262" w:author="哲 惠" w:date="2025-09-24T00:34:00Z"><w:r><w:rPr><w:rFonts w:eastAsia="楷体_GB2312;楷体"/><w:sz w:val="28"/><w:szCs w:val="28"/></w:rPr><w:t>，</w:t></w:r></w:ins><w:ins w:id="263" w:author="哲 惠" w:date="2025-09-23T23:50:00Z"><w:r><w:rPr><w:rFonts w:eastAsia="楷体_GB2312;楷体"/><w:sz w:val="28"/><w:szCs w:val="28"/></w:rPr><w:t>该方法在实验中展现了优于单一</w:t></w:r></w:ins><w:ins w:id="264" w:author="哲 惠" w:date="2025-09-23T23:50:00Z"><w:r><w:rPr><w:rFonts w:eastAsia="楷体_GB2312;楷体"/><w:sz w:val="28"/><w:szCs w:val="28"/></w:rPr><w:t>强化学习</w:t></w:r></w:ins><w:ins w:id="265" w:author="哲 惠" w:date="2025-09-23T23:50:00Z"><w:r><w:rPr><w:rFonts w:eastAsia="楷体_GB2312;楷体"/><w:sz w:val="28"/><w:szCs w:val="28"/></w:rPr><w:t>或传统规划方法的性能</w:t></w:r></w:ins><w:ins w:id="266" w:author="哲 惠" w:date="2025-09-23T23:50:00Z"><w:r><w:rPr><w:rFonts w:eastAsia="楷体_GB2312;楷体"/><w:sz w:val="28"/><w:szCs w:val="28"/></w:rPr><w:t>。</w:t></w:r></w:ins><w:del w:id="267" w:author="哲 惠" w:date="2025-09-23T21:00:00Z"><w:r><w:rPr><w:rFonts w:eastAsia="楷体_GB2312;楷体"/><w:sz w:val="28"/><w:szCs w:val="28"/></w:rPr><w:delText>近年来，研究热点逐渐转向结合深度强化学习与图神经网络、迁移学习、多智能体协作等方向。</w:delText></w:r></w:del><w:del w:id="268" w:author="哲 惠" w:date="2025-09-23T21:00:00Z"><w:r><w:rPr><w:rFonts w:eastAsia="楷体_GB2312;楷体"/><w:sz w:val="28"/><w:szCs w:val="28"/></w:rPr><w:delText>Zhao</w:delText></w:r></w:del><w:del w:id="269" w:author="哲 惠" w:date="2025-09-23T21:00:00Z"><w:r><w:rPr><w:rFonts w:eastAsia="楷体_GB2312;楷体"/><w:sz w:val="28"/><w:szCs w:val="28"/><w:vertAlign w:val="superscript"/></w:rPr><w:fldChar w:fldCharType="begin"></w:fldChar></w:r><w:r><w:rPr><w:vertAlign w:val="superscript"/><w:sz w:val="28"/><w:szCs w:val="28"/><w:rFonts w:eastAsia="楷体_GB2312;楷体"/></w:rPr><w:delInstrText xml:space="preserve"> REF _Ref209393682 \r \h </w:delInstrText></w:r><w:r><w:rPr><w:vertAlign w:val="superscript"/><w:sz w:val="28"/><w:szCs w:val="28"/><w:rFonts w:eastAsia="楷体_GB2312;楷体"/></w:rPr><w:fldChar w:fldCharType="separate"/></w:r><w:r><w:rPr><w:vertAlign w:val="superscript"/><w:sz w:val="28"/><w:szCs w:val="28"/><w:rFonts w:eastAsia="楷体_GB2312;楷体"/></w:rPr><w:delText>[59]</w:delText></w:r><w:r><w:rPr><w:vertAlign w:val="superscript"/><w:sz w:val="28"/><w:szCs w:val="28"/><w:rFonts w:eastAsia="楷体_GB2312;楷体"/></w:rPr><w:fldChar w:fldCharType="end"/></w:r></w:del><w:del w:id="270" w:author="哲 惠" w:date="2025-09-23T21:00:00Z"><w:r><w:rPr><w:rFonts w:eastAsia="楷体_GB2312;楷体"/><w:sz w:val="28"/><w:szCs w:val="28"/></w:rPr><w:delText>等人</w:delText></w:r></w:del><w:del w:id="271" w:author="哲 惠" w:date="2025-09-23T21:00:00Z"><w:r><w:rPr><w:rFonts w:eastAsia="楷体_GB2312;楷体"/><w:sz w:val="28"/><w:szCs w:val="28"/></w:rPr><w:delText>于</w:delText></w:r></w:del><w:del w:id="272" w:author="哲 惠" w:date="2025-09-23T21:00:00Z"><w:r><w:rPr><w:rFonts w:eastAsia="楷体_GB2312;楷体"/><w:sz w:val="28"/><w:szCs w:val="28"/></w:rPr><w:delText>202</w:delText></w:r></w:del><w:del w:id="273" w:author="哲 惠" w:date="2025-09-23T21:00:00Z"><w:r><w:rPr><w:rFonts w:eastAsia="楷体_GB2312;楷体"/><w:sz w:val="28"/><w:szCs w:val="28"/></w:rPr><w:delText>5</w:delText></w:r></w:del><w:del w:id="274" w:author="哲 惠" w:date="2025-09-23T21:00:00Z"><w:r><w:rPr><w:rFonts w:eastAsia="楷体_GB2312;楷体"/><w:sz w:val="28"/><w:szCs w:val="28"/></w:rPr><w:delText>提出了基于图注意力机制的多智能体强化学习路径规划方法，能够在大规模动态环境中实现协同避障；</w:delText></w:r></w:del><w:del w:id="275" w:author="哲 惠" w:date="2025-09-23T23:08:00Z"><w:r><w:rPr><w:rFonts w:eastAsia="楷体_GB2312;楷体"/><w:sz w:val="28"/><w:szCs w:val="28"/></w:rPr><w:delText>Fuchioka</w:delText></w:r></w:del><w:del w:id="276" w:author="哲 惠" w:date="2025-09-23T23:08:00Z"><w:r><w:rPr><w:rFonts w:eastAsia="楷体_GB2312;楷体"/><w:sz w:val="28"/><w:szCs w:val="28"/><w:vertAlign w:val="superscript"/></w:rPr><w:fldChar w:fldCharType="begin"></w:fldChar></w:r><w:r><w:rPr><w:vertAlign w:val="superscript"/><w:sz w:val="28"/><w:szCs w:val="28"/><w:rFonts w:eastAsia="楷体_GB2312;楷体"/></w:rPr><w:delInstrText xml:space="preserve"> REF _Ref209393694 \r \h </w:delInstrText></w:r><w:r><w:rPr><w:vertAlign w:val="superscript"/><w:sz w:val="28"/><w:szCs w:val="28"/><w:rFonts w:eastAsia="楷体_GB2312;楷体"/></w:rPr><w:fldChar w:fldCharType="separate"/></w:r><w:r><w:rPr><w:vertAlign w:val="superscript"/><w:sz w:val="28"/><w:szCs w:val="28"/><w:rFonts w:eastAsia="楷体_GB2312;楷体"/></w:rPr><w:delText>[60]</w:delText></w:r><w:r><w:rPr><w:vertAlign w:val="superscript"/><w:sz w:val="28"/><w:szCs w:val="28"/><w:rFonts w:eastAsia="楷体_GB2312;楷体"/></w:rPr><w:fldChar w:fldCharType="end"/></w:r></w:del><w:del w:id="277" w:author="哲 惠" w:date="2025-09-23T23:08:00Z"><w:r><w:rPr><w:rFonts w:eastAsia="楷体_GB2312;楷体"/><w:sz w:val="28"/><w:szCs w:val="28"/></w:rPr><w:delText>等人</w:delText></w:r></w:del><w:del w:id="278" w:author="哲 惠" w:date="2025-09-23T21:06:00Z"><w:r><w:rPr><w:rFonts w:eastAsia="楷体_GB2312;楷体"/><w:sz w:val="28"/><w:szCs w:val="28"/></w:rPr><w:delText>于</w:delText></w:r></w:del><w:del w:id="279" w:author="哲 惠" w:date="2025-09-23T21:06:00Z"><w:r><w:rPr><w:rFonts w:eastAsia="楷体_GB2312;楷体"/><w:sz w:val="28"/><w:szCs w:val="28"/></w:rPr><w:delText>2022</w:delText></w:r></w:del><w:del w:id="280" w:author="哲 惠" w:date="2025-09-23T21:06:00Z"><w:r><w:rPr><w:rFonts w:eastAsia="楷体_GB2312;楷体"/><w:sz w:val="28"/><w:szCs w:val="28"/></w:rPr><w:delText>年</w:delText></w:r></w:del><w:del w:id="281" w:author="哲 惠" w:date="2025-09-23T23:08:00Z"><w:r><w:rPr><w:rFonts w:eastAsia="楷体_GB2312;楷体"/><w:sz w:val="28"/><w:szCs w:val="28"/></w:rPr><w:delText>结合模仿学习与</w:delText></w:r></w:del><w:del w:id="282" w:author="哲 惠" w:date="2025-09-23T23:08:00Z"><w:r><w:rPr><w:rFonts w:eastAsia="楷体_GB2312;楷体"/><w:sz w:val="28"/><w:szCs w:val="28"/></w:rPr><w:delText>PPO</w:delText></w:r></w:del><w:del w:id="283" w:author="哲 惠" w:date="2025-09-23T23:08:00Z"><w:r><w:rPr><w:rFonts w:eastAsia="楷体_GB2312;楷体"/><w:sz w:val="28"/><w:szCs w:val="28"/></w:rPr><w:delText>，实现了复杂地形下</w:delText></w:r></w:del><w:del w:id="284" w:author="哲 惠" w:date="2025-09-23T23:08:00Z"><w:r><w:rPr><w:rFonts w:eastAsia="楷体_GB2312;楷体"/><w:sz w:val="28"/><w:szCs w:val="28"/></w:rPr><w:delText>四足</w:delText></w:r></w:del><w:del w:id="285" w:author="哲 惠" w:date="2025-09-23T23:08:00Z"><w:r><w:rPr><w:rFonts w:eastAsia="楷体_GB2312;楷体"/><w:sz w:val="28"/><w:szCs w:val="28"/></w:rPr><w:delText>机器人的高效路径规划。这些研究表明，强化学习在路径规划中的应用正逐步从单一静态环境扩展到复杂动态、多约束、多智能体协同场景。</w:delText></w:r></w:del><w:ins w:id="286" w:author="wqzhang09@outlook.com" w:date="2025-09-22T20:09:00Z"><w:del w:id="287" w:author="哲 惠" w:date="2025-09-23T23:08:00Z"><w:r><w:rPr><w:rFonts w:eastAsia="楷体_GB2312;楷体"/><w:sz w:val="28"/><w:szCs w:val="28"/></w:rPr><w:delText>按时间顺序写，再加两篇</w:delText></w:r></w:del></w:ins><w:ins w:id="288" w:author="wqzhang09@outlook.com" w:date="2025-09-22T20:09:00Z"><w:del w:id="289" w:author="哲 惠" w:date="2025-09-23T23:08:00Z"><w:r><w:rPr><w:rFonts w:eastAsia="楷体_GB2312;楷体"/><w:sz w:val="28"/><w:szCs w:val="28"/></w:rPr><w:delText>23-24</w:delText></w:r></w:del></w:ins><w:ins w:id="290" w:author="wqzhang09@outlook.com" w:date="2025-09-22T20:09:00Z"><w:del w:id="291" w:author="哲 惠" w:date="2025-09-23T23:08:00Z"><w:r><w:rPr><w:rFonts w:eastAsia="楷体_GB2312;楷体"/><w:sz w:val="28"/><w:szCs w:val="28"/></w:rPr><w:delText>的文献</w:delText></w:r></w:del></w:ins><w:ins w:id="292" w:author="wqzhang09@outlook.com" w:date="2025-09-22T20:27:00Z"><w:del w:id="293" w:author="哲 惠" w:date="2025-09-23T23:08:00Z"><w:r><w:rPr><w:rFonts w:eastAsia="楷体_GB2312;楷体"/><w:sz w:val="28"/><w:szCs w:val="28"/></w:rPr><w:delText>，总结当前基于强化学习的方法仍存在什么问题。</w:delText></w:r></w:del></w:ins></w:p><w:p><w:pPr><w:pStyle w:val="Normal"/><w:spacing w:lineRule="exact" w:line="440"/><w:ind w:firstLine="545"/><w:rPr><w:rFonts w:eastAsia="楷体_GB2312;楷体"/><w:ins w:id="296" w:author="哲 惠" w:date="2025-09-23T23:41:00Z"></w:ins><w:sz w:val="28"/><w:szCs w:val="28"/></w:rPr></w:pPr><w:ins w:id="295" w:author="哲 惠" w:date="2025-09-23T23:41:00Z"><w:r><w:rPr><w:rFonts w:eastAsia="楷体_GB2312;楷体"/><w:sz w:val="28"/><w:szCs w:val="28"/></w:rPr></w:r></w:ins></w:p><w:p><w:pPr><w:pStyle w:val="Normal"/><w:spacing w:lineRule="exact" w:line="440"/><w:ind w:firstLine="545"/><w:rPr><w:rFonts w:eastAsia="楷体_GB2312;楷体"/><w:sz w:val="28"/><w:szCs w:val="28"/></w:rPr></w:pPr><w:r><w:rPr><w:rFonts w:eastAsia="楷体_GB2312;楷体"/><w:sz w:val="28"/><w:szCs w:val="28"/></w:rPr><w:t>2</w:t></w:r><w:r><w:rPr><w:rFonts w:eastAsia="楷体_GB2312;楷体"/><w:sz w:val="28"/><w:szCs w:val="28"/></w:rPr><w:t xml:space="preserve">. </w:t></w:r><w:r><w:rPr><w:rFonts w:eastAsia="楷体_GB2312;楷体"/><w:sz w:val="28"/><w:szCs w:val="28"/></w:rPr><w:t>主要参考文献</w:t></w:r><w:r><w:rPr><w:rFonts w:eastAsia="楷体_GB2312;楷体"/><w:sz w:val="28"/><w:szCs w:val="28"/></w:rPr><w:t>（原则上不少于</w:t></w:r><w:r><w:rPr><w:rFonts w:eastAsia="楷体_GB2312;楷体"/><w:sz w:val="28"/><w:szCs w:val="28"/></w:rPr><w:t>50</w:t></w:r><w:r><w:rPr><w:rFonts w:eastAsia="楷体_GB2312;楷体"/><w:sz w:val="28"/><w:szCs w:val="28"/></w:rPr><w:t>篇，其中外文文献不少于</w:t></w:r><w:r><w:rPr><w:rFonts w:eastAsia="楷体_GB2312;楷体"/><w:sz w:val="28"/><w:szCs w:val="28"/></w:rPr><w:t>15</w:t></w:r><w:r><w:rPr><w:rFonts w:eastAsia="楷体_GB2312;楷体"/><w:sz w:val="28"/><w:szCs w:val="28"/></w:rPr><w:t>篇，且参考文献须在报告正文中标注引用）</w:t></w:r></w:p><w:p><w:pPr><w:pStyle w:val="Normal"/><w:numPr><w:ilvl w:val="0"/><w:numId w:val="2"/></w:numPr><w:spacing w:lineRule="exact" w:line="440"/><w:rPr><w:rFonts w:eastAsia="楷体_GB2312;楷体"/><w:sz w:val="28"/><w:szCs w:val="28"/></w:rPr></w:pPr><w:bookmarkStart w:id="0" w:name="_Ref209382963"/><w:r><w:rPr><w:rFonts w:eastAsia="楷体_GB2312;楷体"/><w:sz w:val="28"/><w:szCs w:val="28"/></w:rPr><w:t xml:space="preserve">J. J. CRAIG. </w:t></w:r><w:r><w:rPr><w:rFonts w:eastAsia="楷体_GB2312;楷体"/><w:sz w:val="28"/><w:szCs w:val="28"/></w:rPr><w:t>机器人学导论</w:t></w:r><w:r><w:rPr><w:rFonts w:eastAsia="楷体_GB2312;楷体"/><w:sz w:val="28"/><w:szCs w:val="28"/></w:rPr><w:t xml:space="preserve">: </w:t></w:r><w:r><w:rPr><w:rFonts w:eastAsia="楷体_GB2312;楷体"/><w:sz w:val="28"/><w:szCs w:val="28"/></w:rPr><w:t>第</w:t></w:r><w:r><w:rPr><w:rFonts w:eastAsia="楷体_GB2312;楷体"/><w:sz w:val="28"/><w:szCs w:val="28"/></w:rPr><w:t>3</w:t></w:r><w:r><w:rPr><w:rFonts w:eastAsia="楷体_GB2312;楷体"/><w:sz w:val="28"/><w:szCs w:val="28"/></w:rPr><w:t>版</w:t></w:r><w:r><w:rPr><w:rFonts w:eastAsia="楷体_GB2312;楷体"/><w:sz w:val="28"/><w:szCs w:val="28"/></w:rPr><w:t xml:space="preserve">. </w:t></w:r><w:r><w:rPr><w:rFonts w:eastAsia="楷体_GB2312;楷体"/><w:sz w:val="28"/><w:szCs w:val="28"/></w:rPr><w:t>机械工业出版社</w:t></w:r><w:r><w:rPr><w:rFonts w:eastAsia="楷体_GB2312;楷体"/><w:sz w:val="28"/><w:szCs w:val="28"/></w:rPr><w:t>, 2006.</w:t></w:r><w:bookmarkEnd w:id="0"/></w:p><w:p><w:pPr><w:pStyle w:val="Normal"/><w:numPr><w:ilvl w:val="0"/><w:numId w:val="2"/></w:numPr><w:spacing w:lineRule="exact" w:line="440"/><w:rPr><w:rFonts w:eastAsia="楷体_GB2312;楷体"/><w:sz w:val="28"/><w:szCs w:val="28"/></w:rPr></w:pPr><w:bookmarkStart w:id="1" w:name="_Ref209382966"/><w:r><w:rPr><w:rFonts w:eastAsia="楷体_GB2312;楷体"/><w:sz w:val="28"/><w:szCs w:val="28"/></w:rPr><w:t>G. Dudek, M. Jenkin, E. Milios and D. Wilkes, &quot;A taxonomy for swarm robots,&quot; </w:t></w:r><w:r><w:rPr><w:rFonts w:eastAsia="楷体_GB2312;楷体"/><w:i/><w:iCs/><w:sz w:val="28"/><w:szCs w:val="28"/></w:rPr><w:t>Proceedings of 1993 IEEE/RSJ International Conference on Intelligent Robots and Systems (IROS &apos;93)</w:t></w:r><w:r><w:rPr><w:rFonts w:eastAsia="楷体_GB2312;楷体"/><w:sz w:val="28"/><w:szCs w:val="28"/></w:rPr><w:t>, Yokohama, Japan, 1993, pp. 441-447 vol.1, doi: 10.1109/IROS.1993.583135.</w:t></w:r><w:bookmarkEnd w:id="1"/></w:p><w:p><w:pPr><w:pStyle w:val="Normal"/><w:numPr><w:ilvl w:val="0"/><w:numId w:val="2"/></w:numPr><w:spacing w:lineRule="exact" w:line="440"/><w:rPr><w:rFonts w:eastAsia="楷体_GB2312;楷体"/><w:sz w:val="28"/><w:szCs w:val="28"/></w:rPr></w:pPr><w:bookmarkStart w:id="2" w:name="_Ref209383280"/><w:r><w:rPr><w:rFonts w:eastAsia="楷体_GB2312;楷体"/><w:sz w:val="28"/><w:szCs w:val="28"/></w:rPr><w:t>王玲玲</w:t></w:r><w:r><w:rPr><w:rFonts w:eastAsia="楷体_GB2312;楷体"/><w:sz w:val="28"/><w:szCs w:val="28"/></w:rPr><w:t>.</w:t></w:r><w:r><w:rPr><w:rFonts w:eastAsia="楷体_GB2312;楷体"/><w:sz w:val="28"/><w:szCs w:val="28"/></w:rPr><w:t>基于深度强化学习的轮式机器人路径规划研究</w:t></w:r><w:r><w:rPr><w:rFonts w:eastAsia="楷体_GB2312;楷体"/><w:sz w:val="28"/><w:szCs w:val="28"/></w:rPr><w:t>[D].</w:t></w:r><w:r><w:rPr><w:rFonts w:eastAsia="楷体_GB2312;楷体"/><w:sz w:val="28"/><w:szCs w:val="28"/></w:rPr><w:t>东北石油大学</w:t></w:r><w:r><w:rPr><w:rFonts w:eastAsia="楷体_GB2312;楷体"/><w:sz w:val="28"/><w:szCs w:val="28"/></w:rPr><w:t>,2024.DOI:10.26995/d.cnki.gdqsc.2024.000212.</w:t></w:r><w:bookmarkEnd w:id="2"/></w:p><w:p><w:pPr><w:pStyle w:val="Normal"/><w:numPr><w:ilvl w:val="0"/><w:numId w:val="2"/></w:numPr><w:spacing w:lineRule="exact" w:line="440"/><w:rPr><w:rFonts w:eastAsia="楷体_GB2312;楷体"/><w:sz w:val="28"/><w:szCs w:val="28"/></w:rPr></w:pPr><w:bookmarkStart w:id="3" w:name="_Ref209383342"/><w:r><w:rPr><w:rFonts w:eastAsia="楷体_GB2312;楷体"/><w:sz w:val="28"/><w:szCs w:val="28"/></w:rPr><w:t>刘宇</w:t></w:r><w:r><w:rPr><w:rFonts w:eastAsia="楷体_GB2312;楷体"/><w:sz w:val="28"/><w:szCs w:val="28"/></w:rPr><w:t>.</w:t></w:r><w:r><w:rPr><w:rFonts w:eastAsia="楷体_GB2312;楷体"/><w:sz w:val="28"/><w:szCs w:val="28"/></w:rPr><w:t>煤矿井下履带式机器人路径规划方法研究</w:t></w:r><w:r><w:rPr><w:rFonts w:eastAsia="楷体_GB2312;楷体"/><w:sz w:val="28"/><w:szCs w:val="28"/></w:rPr><w:t>[D].</w:t></w:r><w:r><w:rPr><w:rFonts w:eastAsia="楷体_GB2312;楷体"/><w:sz w:val="28"/><w:szCs w:val="28"/></w:rPr><w:t>中国矿业大学</w:t></w:r><w:r><w:rPr><w:rFonts w:eastAsia="楷体_GB2312;楷体"/><w:sz w:val="28"/><w:szCs w:val="28"/></w:rPr><w:t>,2021.DOI:10.27623/d.cnki.gzkyu.2021.000466.</w:t></w:r><w:bookmarkEnd w:id="3"/></w:p><w:p><w:pPr><w:pStyle w:val="Normal"/><w:numPr><w:ilvl w:val="0"/><w:numId w:val="2"/></w:numPr><w:spacing w:lineRule="exact" w:line="440"/><w:rPr><w:rFonts w:eastAsia="楷体_GB2312;楷体"/><w:sz w:val="28"/><w:szCs w:val="28"/></w:rPr></w:pPr><w:bookmarkStart w:id="4" w:name="_Ref209383444"/><w:r><w:rPr><w:rFonts w:eastAsia="楷体_GB2312;楷体"/><w:sz w:val="28"/><w:szCs w:val="28"/></w:rPr><w:t>郝壮志</w:t></w:r><w:r><w:rPr><w:rFonts w:eastAsia="楷体_GB2312;楷体"/><w:sz w:val="28"/><w:szCs w:val="28"/></w:rPr><w:t>,</w:t></w:r><w:r><w:rPr><w:rFonts w:eastAsia="楷体_GB2312;楷体"/><w:sz w:val="28"/><w:szCs w:val="28"/></w:rPr><w:t>张良栋</w:t></w:r><w:r><w:rPr><w:rFonts w:eastAsia="楷体_GB2312;楷体"/><w:sz w:val="28"/><w:szCs w:val="28"/></w:rPr><w:t>,</w:t></w:r><w:r><w:rPr><w:rFonts w:eastAsia="楷体_GB2312;楷体"/><w:sz w:val="28"/><w:szCs w:val="28"/></w:rPr><w:t>龚尉东</w:t></w:r><w:r><w:rPr><w:rFonts w:eastAsia="楷体_GB2312;楷体"/><w:sz w:val="28"/><w:szCs w:val="28"/></w:rPr><w:t>.</w:t></w:r><w:r><w:rPr><w:rFonts w:eastAsia="楷体_GB2312;楷体"/><w:sz w:val="28"/><w:szCs w:val="28"/></w:rPr><w:t>仿生四足机器人腿部结构设计与运动分析</w:t></w:r><w:r><w:rPr><w:rFonts w:eastAsia="楷体_GB2312;楷体"/><w:sz w:val="28"/><w:szCs w:val="28"/></w:rPr><w:t>[J/OL].</w:t></w:r><w:r><w:rPr><w:rFonts w:eastAsia="楷体_GB2312;楷体"/><w:sz w:val="28"/><w:szCs w:val="28"/></w:rPr><w:t>机械设计</w:t></w:r><w:r><w:rPr><w:rFonts w:eastAsia="楷体_GB2312;楷体"/><w:sz w:val="28"/><w:szCs w:val="28"/></w:rPr><w:t>,1-7[2025-09-21].</w:t></w:r><w:bookmarkEnd w:id="4"/></w:p><w:p><w:pPr><w:pStyle w:val="Normal"/><w:numPr><w:ilvl w:val="0"/><w:numId w:val="2"/></w:numPr><w:spacing w:lineRule="exact" w:line="440"/><w:rPr><w:rFonts w:eastAsia="楷体_GB2312;楷体"/><w:sz w:val="28"/><w:szCs w:val="28"/></w:rPr></w:pPr><w:bookmarkStart w:id="5" w:name="_Ref209383554"/><w:r><w:rPr><w:rFonts w:eastAsia="楷体_GB2312;楷体"/><w:sz w:val="28"/><w:szCs w:val="28"/></w:rPr><w:t>孟健</w:t></w:r><w:r><w:rPr><w:rFonts w:eastAsia="楷体_GB2312;楷体"/><w:sz w:val="28"/><w:szCs w:val="28"/></w:rPr><w:t>.</w:t></w:r><w:r><w:rPr><w:rFonts w:eastAsia="楷体_GB2312;楷体"/><w:sz w:val="28"/><w:szCs w:val="28"/></w:rPr><w:t>复杂地形环境四足机器人运动控制方法研究与实现</w:t></w:r><w:r><w:rPr><w:rFonts w:eastAsia="楷体_GB2312;楷体"/><w:sz w:val="28"/><w:szCs w:val="28"/></w:rPr><w:t>[D].</w:t></w:r><w:r><w:rPr><w:rFonts w:eastAsia="楷体_GB2312;楷体"/><w:sz w:val="28"/><w:szCs w:val="28"/></w:rPr><w:t>山东大学</w:t></w:r><w:r><w:rPr><w:rFonts w:eastAsia="楷体_GB2312;楷体"/><w:sz w:val="28"/><w:szCs w:val="28"/></w:rPr><w:t>,2015.</w:t></w:r><w:bookmarkEnd w:id="5"/></w:p><w:p><w:pPr><w:pStyle w:val="Normal"/><w:numPr><w:ilvl w:val="0"/><w:numId w:val="2"/></w:numPr><w:spacing w:lineRule="exact" w:line="440"/><w:rPr><w:rFonts w:eastAsia="楷体_GB2312;楷体"/><w:sz w:val="28"/><w:szCs w:val="28"/></w:rPr></w:pPr><w:bookmarkStart w:id="6" w:name="_Ref209383746"/><w:r><w:rPr><w:rFonts w:eastAsia="楷体_GB2312;楷体"/><w:sz w:val="28"/><w:szCs w:val="28"/></w:rPr><w:t>周声赟</w:t></w:r><w:r><w:rPr><w:rFonts w:eastAsia="楷体_GB2312;楷体"/><w:sz w:val="28"/><w:szCs w:val="28"/></w:rPr><w:t xml:space="preserve">. </w:t></w:r><w:r><w:rPr><w:rFonts w:eastAsia="楷体_GB2312;楷体"/><w:sz w:val="28"/><w:szCs w:val="28"/></w:rPr><w:t>足端力传感器设计及其在四足机器人运动控制中的应用研究</w:t></w:r><w:r><w:rPr><w:rFonts w:eastAsia="楷体_GB2312;楷体"/><w:sz w:val="28"/><w:szCs w:val="28"/></w:rPr><w:t xml:space="preserve">[D]. </w:t></w:r><w:r><w:rPr><w:rFonts w:eastAsia="楷体_GB2312;楷体"/><w:sz w:val="28"/><w:szCs w:val="28"/></w:rPr><w:t>江西</w:t></w:r><w:r><w:rPr><w:rFonts w:eastAsia="楷体_GB2312;楷体"/><w:sz w:val="28"/><w:szCs w:val="28"/></w:rPr><w:t>:</w:t></w:r><w:r><w:rPr><w:rFonts w:eastAsia="楷体_GB2312;楷体"/><w:sz w:val="28"/><w:szCs w:val="28"/></w:rPr><w:t>南昌大学</w:t></w:r><w:r><w:rPr><w:rFonts w:eastAsia="楷体_GB2312;楷体"/><w:sz w:val="28"/><w:szCs w:val="28"/></w:rPr><w:t>,2024.</w:t></w:r><w:bookmarkEnd w:id="6"/></w:p><w:p><w:pPr><w:pStyle w:val="Normal"/><w:numPr><w:ilvl w:val="0"/><w:numId w:val="2"/></w:numPr><w:spacing w:lineRule="exact" w:line="440"/><w:rPr><w:rFonts w:eastAsia="楷体_GB2312;楷体"/><w:sz w:val="28"/><w:szCs w:val="28"/></w:rPr></w:pPr><w:bookmarkStart w:id="7" w:name="_Ref209384127"/><w:r><w:rPr><w:rFonts w:eastAsia="楷体_GB2312;楷体"/><w:sz w:val="28"/><w:szCs w:val="28"/></w:rPr><w:t>Carroll J .Artificial intelligence software expands capabilities of Boston Dynamics&apos; Spot robot[J].Vision Systems Design, 2020(7):25.</w:t></w:r><w:bookmarkEnd w:id="7"/></w:p><w:p><w:pPr><w:pStyle w:val="Normal"/><w:numPr><w:ilvl w:val="0"/><w:numId w:val="2"/></w:numPr><w:spacing w:lineRule="exact" w:line="440"/><w:rPr><w:rFonts w:eastAsia="楷体_GB2312;楷体"/><w:sz w:val="28"/><w:szCs w:val="28"/></w:rPr></w:pPr><w:bookmarkStart w:id="8" w:name="_Ref209384131"/><w:r><w:rPr><w:rFonts w:eastAsia="楷体_GB2312;楷体"/><w:sz w:val="28"/><w:szCs w:val="28"/></w:rPr><w:t>刘伟龙</w:t></w:r><w:r><w:rPr><w:rFonts w:eastAsia="楷体_GB2312;楷体"/><w:sz w:val="28"/><w:szCs w:val="28"/></w:rPr><w:t>,</w:t></w:r><w:r><w:rPr><w:rFonts w:eastAsia="楷体_GB2312;楷体"/><w:sz w:val="28"/><w:szCs w:val="28"/></w:rPr><w:t>李彬</w:t></w:r><w:r><w:rPr><w:rFonts w:eastAsia="楷体_GB2312;楷体"/><w:sz w:val="28"/><w:szCs w:val="28"/></w:rPr><w:t>,</w:t></w:r><w:r><w:rPr><w:rFonts w:eastAsia="楷体_GB2312;楷体"/><w:sz w:val="28"/><w:szCs w:val="28"/></w:rPr><w:t>侯兰东</w:t></w:r><w:r><w:rPr><w:rFonts w:eastAsia="楷体_GB2312;楷体"/><w:sz w:val="28"/><w:szCs w:val="28"/></w:rPr><w:t>,</w:t></w:r><w:r><w:rPr><w:rFonts w:eastAsia="楷体_GB2312;楷体"/><w:sz w:val="28"/><w:szCs w:val="28"/></w:rPr><w:t>等</w:t></w:r><w:r><w:rPr><w:rFonts w:eastAsia="楷体_GB2312;楷体"/><w:sz w:val="28"/><w:szCs w:val="28"/></w:rPr><w:t>.</w:t></w:r><w:r><w:rPr><w:rFonts w:eastAsia="楷体_GB2312;楷体"/><w:sz w:val="28"/><w:szCs w:val="28"/></w:rPr><w:t>基于深度强化学习的四足机器人研究综述</w:t></w:r><w:r><w:rPr><w:rFonts w:eastAsia="楷体_GB2312;楷体"/><w:sz w:val="28"/><w:szCs w:val="28"/></w:rPr><w:t>[J].</w:t></w:r><w:r><w:rPr><w:rFonts w:eastAsia="楷体_GB2312;楷体"/><w:sz w:val="28"/><w:szCs w:val="28"/></w:rPr><w:t>齐鲁工业大学学报</w:t></w:r><w:r><w:rPr><w:rFonts w:eastAsia="楷体_GB2312;楷体"/><w:sz w:val="28"/><w:szCs w:val="28"/></w:rPr><w:t>,2022,36(02):67-74.</w:t></w:r><w:bookmarkEnd w:id="8"/></w:p><w:p><w:pPr><w:pStyle w:val="Normal"/><w:numPr><w:ilvl w:val="0"/><w:numId w:val="2"/></w:numPr><w:spacing w:lineRule="exact" w:line="440"/><w:rPr><w:rFonts w:eastAsia="楷体_GB2312;楷体"/><w:sz w:val="28"/><w:szCs w:val="28"/></w:rPr></w:pPr><w:bookmarkStart w:id="9" w:name="_Ref209384581"/><w:r><w:rPr><w:rFonts w:eastAsia="楷体_GB2312;楷体"/><w:sz w:val="28"/><w:szCs w:val="28"/></w:rPr><w:t>刘清云</w:t></w:r><w:r><w:rPr><w:rFonts w:eastAsia="楷体_GB2312;楷体"/><w:sz w:val="28"/><w:szCs w:val="28"/></w:rPr><w:t>,</w:t></w:r><w:r><w:rPr><w:rFonts w:eastAsia="楷体_GB2312;楷体"/><w:sz w:val="28"/><w:szCs w:val="28"/></w:rPr><w:t>游雄</w:t></w:r><w:r><w:rPr><w:rFonts w:eastAsia="楷体_GB2312;楷体"/><w:sz w:val="28"/><w:szCs w:val="28"/></w:rPr><w:t>,</w:t></w:r><w:r><w:rPr><w:rFonts w:eastAsia="楷体_GB2312;楷体"/><w:sz w:val="28"/><w:szCs w:val="28"/></w:rPr><w:t>张欣</w:t></w:r><w:r><w:rPr><w:rFonts w:eastAsia="楷体_GB2312;楷体"/><w:sz w:val="28"/><w:szCs w:val="28"/></w:rPr><w:t>,</w:t></w:r><w:r><w:rPr><w:rFonts w:eastAsia="楷体_GB2312;楷体"/><w:sz w:val="28"/><w:szCs w:val="28"/></w:rPr><w:t>等</w:t></w:r><w:r><w:rPr><w:rFonts w:eastAsia="楷体_GB2312;楷体"/><w:sz w:val="28"/><w:szCs w:val="28"/></w:rPr><w:t>.</w:t></w:r><w:r><w:rPr><w:rFonts w:eastAsia="楷体_GB2312;楷体"/><w:sz w:val="28"/><w:szCs w:val="28"/></w:rPr><w:t>移动机器人路径规划算法综述</w:t></w:r><w:r><w:rPr><w:rFonts w:eastAsia="楷体_GB2312;楷体"/><w:sz w:val="28"/><w:szCs w:val="28"/></w:rPr><w:t>[J].</w:t></w:r><w:r><w:rPr><w:rFonts w:eastAsia="楷体_GB2312;楷体"/><w:sz w:val="28"/><w:szCs w:val="28"/></w:rPr><w:t>计算机科学</w:t></w:r><w:r><w:rPr><w:rFonts w:eastAsia="楷体_GB2312;楷体"/><w:sz w:val="28"/><w:szCs w:val="28"/></w:rPr><w:t>,2025,52(S1):159-168.</w:t></w:r><w:bookmarkEnd w:id="9"/></w:p><w:p><w:pPr><w:pStyle w:val="Normal"/><w:numPr><w:ilvl w:val="0"/><w:numId w:val="2"/></w:numPr><w:spacing w:lineRule="exact" w:line="440"/><w:rPr><w:rFonts w:eastAsia="楷体_GB2312;楷体"/><w:sz w:val="28"/><w:szCs w:val="28"/></w:rPr></w:pPr><w:bookmarkStart w:id="10" w:name="_Ref209384582"/><w:r><w:rPr><w:rFonts w:eastAsia="楷体_GB2312;楷体"/><w:sz w:val="28"/><w:szCs w:val="28"/></w:rPr><w:t>李知非</w:t></w:r><w:r><w:rPr><w:rFonts w:eastAsia="楷体_GB2312;楷体"/><w:sz w:val="28"/><w:szCs w:val="28"/></w:rPr><w:t>,</w:t></w:r><w:r><w:rPr><w:rFonts w:eastAsia="楷体_GB2312;楷体"/><w:sz w:val="28"/><w:szCs w:val="28"/></w:rPr><w:t>李凯亮</w:t></w:r><w:r><w:rPr><w:rFonts w:eastAsia="楷体_GB2312;楷体"/><w:sz w:val="28"/><w:szCs w:val="28"/></w:rPr><w:t>,</w:t></w:r><w:r><w:rPr><w:rFonts w:eastAsia="楷体_GB2312;楷体"/><w:sz w:val="28"/><w:szCs w:val="28"/></w:rPr><w:t>赵嘉瑄</w:t></w:r><w:r><w:rPr><w:rFonts w:eastAsia="楷体_GB2312;楷体"/><w:sz w:val="28"/><w:szCs w:val="28"/></w:rPr><w:t>,</w:t></w:r><w:r><w:rPr><w:rFonts w:eastAsia="楷体_GB2312;楷体"/><w:sz w:val="28"/><w:szCs w:val="28"/></w:rPr><w:t>等</w:t></w:r><w:r><w:rPr><w:rFonts w:eastAsia="楷体_GB2312;楷体"/><w:sz w:val="28"/><w:szCs w:val="28"/></w:rPr><w:t>.</w:t></w:r><w:r><w:rPr><w:rFonts w:eastAsia="楷体_GB2312;楷体"/><w:sz w:val="28"/><w:szCs w:val="28"/></w:rPr><w:t>复杂环境下的移动机器人路径规划研究</w:t></w:r><w:r><w:rPr><w:rFonts w:eastAsia="楷体_GB2312;楷体"/><w:sz w:val="28"/><w:szCs w:val="28"/></w:rPr><w:t>[J].</w:t></w:r><w:r><w:rPr><w:rFonts w:eastAsia="楷体_GB2312;楷体"/><w:sz w:val="28"/><w:szCs w:val="28"/></w:rPr><w:t>轻工科技</w:t></w:r><w:r><w:rPr><w:rFonts w:eastAsia="楷体_GB2312;楷体"/><w:sz w:val="28"/><w:szCs w:val="28"/></w:rPr><w:t>,2025,41(03):121-124.</w:t></w:r><w:bookmarkEnd w:id="10"/></w:p><w:p><w:pPr><w:pStyle w:val="Normal"/><w:numPr><w:ilvl w:val="0"/><w:numId w:val="2"/></w:numPr><w:spacing w:lineRule="exact" w:line="440"/><w:rPr><w:rFonts w:eastAsia="楷体_GB2312;楷体"/><w:sz w:val="28"/><w:szCs w:val="28"/></w:rPr></w:pPr><w:bookmarkStart w:id="11" w:name="_Ref209384583"/><w:r><w:rPr><w:rFonts w:eastAsia="楷体_GB2312;楷体"/><w:sz w:val="28"/><w:szCs w:val="28"/></w:rPr><w:t>杨姝慧</w:t></w:r><w:r><w:rPr><w:rFonts w:eastAsia="楷体_GB2312;楷体"/><w:sz w:val="28"/><w:szCs w:val="28"/></w:rPr><w:t>,</w:t></w:r><w:r><w:rPr><w:rFonts w:eastAsia="楷体_GB2312;楷体"/><w:sz w:val="28"/><w:szCs w:val="28"/></w:rPr><w:t>郝子鑫</w:t></w:r><w:r><w:rPr><w:rFonts w:eastAsia="楷体_GB2312;楷体"/><w:sz w:val="28"/><w:szCs w:val="28"/></w:rPr><w:t>,</w:t></w:r><w:r><w:rPr><w:rFonts w:eastAsia="楷体_GB2312;楷体"/><w:sz w:val="28"/><w:szCs w:val="28"/></w:rPr><w:t>李彬</w:t></w:r><w:r><w:rPr><w:rFonts w:eastAsia="楷体_GB2312;楷体"/><w:sz w:val="28"/><w:szCs w:val="28"/></w:rPr><w:t>.</w:t></w:r><w:r><w:rPr><w:rFonts w:eastAsia="楷体_GB2312;楷体"/><w:sz w:val="28"/><w:szCs w:val="28"/></w:rPr><w:t>机器人路径规划算法研究分析与综述</w:t></w:r><w:r><w:rPr><w:rFonts w:eastAsia="楷体_GB2312;楷体"/><w:sz w:val="28"/><w:szCs w:val="28"/></w:rPr><w:t>[J].</w:t></w:r><w:r><w:rPr><w:rFonts w:eastAsia="楷体_GB2312;楷体"/><w:sz w:val="28"/><w:szCs w:val="28"/></w:rPr><w:t>齐鲁工业大学学报</w:t></w:r><w:r><w:rPr><w:rFonts w:eastAsia="楷体_GB2312;楷体"/><w:sz w:val="28"/><w:szCs w:val="28"/></w:rPr><w:t>,2024,38(05):37-46.DOI:10.16442/j.cnki.qlgydxxb.2024.05.005.</w:t></w:r><w:bookmarkEnd w:id="11"/></w:p><w:p><w:pPr><w:pStyle w:val="Normal"/><w:numPr><w:ilvl w:val="0"/><w:numId w:val="2"/></w:numPr><w:spacing w:lineRule="exact" w:line="440"/><w:rPr><w:rFonts w:eastAsia="楷体_GB2312;楷体"/><w:sz w:val="28"/><w:szCs w:val="28"/></w:rPr></w:pPr><w:bookmarkStart w:id="12" w:name="_Ref209384811"/><w:r><w:rPr><w:rFonts w:eastAsia="楷体_GB2312;楷体"/><w:sz w:val="28"/><w:szCs w:val="28"/></w:rPr><w:t>赵宇新</w:t></w:r><w:r><w:rPr><w:rFonts w:eastAsia="楷体_GB2312;楷体"/><w:sz w:val="28"/><w:szCs w:val="28"/></w:rPr><w:t>,</w:t></w:r><w:r><w:rPr><w:rFonts w:eastAsia="楷体_GB2312;楷体"/><w:sz w:val="28"/><w:szCs w:val="28"/></w:rPr><w:t>张志安</w:t></w:r><w:r><w:rPr><w:rFonts w:eastAsia="楷体_GB2312;楷体"/><w:sz w:val="28"/><w:szCs w:val="28"/></w:rPr><w:t>.</w:t></w:r><w:r><w:rPr><w:rFonts w:eastAsia="楷体_GB2312;楷体"/><w:sz w:val="28"/><w:szCs w:val="28"/></w:rPr><w:t>融合改进</w:t></w:r><w:r><w:rPr><w:rFonts w:eastAsia="楷体_GB2312;楷体"/><w:sz w:val="28"/><w:szCs w:val="28"/></w:rPr><w:t>A*</w:t></w:r><w:r><w:rPr><w:rFonts w:eastAsia="楷体_GB2312;楷体"/><w:sz w:val="28"/><w:szCs w:val="28"/></w:rPr><w:t>与</w:t></w:r><w:r><w:rPr><w:rFonts w:eastAsia="楷体_GB2312;楷体"/><w:sz w:val="28"/><w:szCs w:val="28"/></w:rPr><w:t>DWA</w:t></w:r><w:r><w:rPr><w:rFonts w:eastAsia="楷体_GB2312;楷体"/><w:sz w:val="28"/><w:szCs w:val="28"/></w:rPr><w:t>的安全移动机器人路径规划</w:t></w:r><w:r><w:rPr><w:rFonts w:eastAsia="楷体_GB2312;楷体"/><w:sz w:val="28"/><w:szCs w:val="28"/></w:rPr><w:t>[J].</w:t></w:r><w:r><w:rPr><w:rFonts w:eastAsia="楷体_GB2312;楷体"/><w:sz w:val="28"/><w:szCs w:val="28"/></w:rPr><w:t>组合机床与自动化加工技术</w:t></w:r><w:r><w:rPr><w:rFonts w:eastAsia="楷体_GB2312;楷体"/><w:sz w:val="28"/><w:szCs w:val="28"/></w:rPr><w:t>,2025,(05):37-43.</w:t></w:r><w:bookmarkEnd w:id="12"/></w:p><w:p><w:pPr><w:pStyle w:val="Normal"/><w:numPr><w:ilvl w:val="0"/><w:numId w:val="2"/></w:numPr><w:spacing w:lineRule="exact" w:line="440"/><w:rPr><w:rFonts w:eastAsia="楷体_GB2312;楷体"/><w:sz w:val="28"/><w:szCs w:val="28"/></w:rPr></w:pPr><w:bookmarkStart w:id="13" w:name="_Ref209385151"/><w:r><w:rPr><w:rFonts w:eastAsia="楷体_GB2312;楷体"/><w:sz w:val="28"/><w:szCs w:val="28"/></w:rPr><w:t>杨韵</w:t></w:r><w:r><w:rPr><w:rFonts w:eastAsia="楷体_GB2312;楷体"/><w:sz w:val="28"/><w:szCs w:val="28"/></w:rPr><w:t>,</w:t></w:r><w:r><w:rPr><w:rFonts w:eastAsia="楷体_GB2312;楷体"/><w:sz w:val="28"/><w:szCs w:val="28"/></w:rPr><w:t>王成彦</w:t></w:r><w:r><w:rPr><w:rFonts w:eastAsia="楷体_GB2312;楷体"/><w:sz w:val="28"/><w:szCs w:val="28"/></w:rPr><w:t>,</w:t></w:r><w:r><w:rPr><w:rFonts w:eastAsia="楷体_GB2312;楷体"/><w:sz w:val="28"/><w:szCs w:val="28"/></w:rPr><w:t>巫凯旋</w:t></w:r><w:r><w:rPr><w:rFonts w:eastAsia="楷体_GB2312;楷体"/><w:sz w:val="28"/><w:szCs w:val="28"/></w:rPr><w:t>,</w:t></w:r><w:r><w:rPr><w:rFonts w:eastAsia="楷体_GB2312;楷体"/><w:sz w:val="28"/><w:szCs w:val="28"/></w:rPr><w:t>等</w:t></w:r><w:r><w:rPr><w:rFonts w:eastAsia="楷体_GB2312;楷体"/><w:sz w:val="28"/><w:szCs w:val="28"/></w:rPr><w:t>.</w:t></w:r><w:r><w:rPr><w:rFonts w:eastAsia="楷体_GB2312;楷体"/><w:sz w:val="28"/><w:szCs w:val="28"/></w:rPr><w:t>移动机器人全局路径规划算法综述</w:t></w:r><w:r><w:rPr><w:rFonts w:eastAsia="楷体_GB2312;楷体"/><w:sz w:val="28"/><w:szCs w:val="28"/></w:rPr><w:t>[J].</w:t></w:r><w:r><w:rPr><w:rFonts w:eastAsia="楷体_GB2312;楷体"/><w:sz w:val="28"/><w:szCs w:val="28"/></w:rPr><w:t>信息记录材料</w:t></w:r><w:r><w:rPr><w:rFonts w:eastAsia="楷体_GB2312;楷体"/><w:sz w:val="28"/><w:szCs w:val="28"/></w:rPr><w:t>,2022,23(03):29-32.</w:t></w:r><w:bookmarkEnd w:id="13"/></w:p><w:p><w:pPr><w:pStyle w:val="Normal"/><w:numPr><w:ilvl w:val="0"/><w:numId w:val="2"/></w:numPr><w:spacing w:lineRule="exact" w:line="440"/><w:rPr><w:rFonts w:eastAsia="楷体_GB2312;楷体"/><w:sz w:val="28"/><w:szCs w:val="28"/></w:rPr></w:pPr><w:bookmarkStart w:id="14" w:name="_Ref209385160"/><w:r><w:rPr><w:rFonts w:eastAsia="楷体_GB2312;楷体"/><w:sz w:val="28"/><w:szCs w:val="28"/></w:rPr><w:t>于军琪</w:t></w:r><w:r><w:rPr><w:rFonts w:eastAsia="楷体_GB2312;楷体"/><w:sz w:val="28"/><w:szCs w:val="28"/></w:rPr><w:t>,</w:t></w:r><w:r><w:rPr><w:rFonts w:eastAsia="楷体_GB2312;楷体"/><w:sz w:val="28"/><w:szCs w:val="28"/></w:rPr><w:t>陈易圣</w:t></w:r><w:r><w:rPr><w:rFonts w:eastAsia="楷体_GB2312;楷体"/><w:sz w:val="28"/><w:szCs w:val="28"/></w:rPr><w:t>,</w:t></w:r><w:r><w:rPr><w:rFonts w:eastAsia="楷体_GB2312;楷体"/><w:sz w:val="28"/><w:szCs w:val="28"/></w:rPr><w:t>冯春勇</w:t></w:r><w:r><w:rPr><w:rFonts w:eastAsia="楷体_GB2312;楷体"/><w:sz w:val="28"/><w:szCs w:val="28"/></w:rPr><w:t>,</w:t></w:r><w:r><w:rPr><w:rFonts w:eastAsia="楷体_GB2312;楷体"/><w:sz w:val="28"/><w:szCs w:val="28"/></w:rPr><w:t>等</w:t></w:r><w:r><w:rPr><w:rFonts w:eastAsia="楷体_GB2312;楷体"/><w:sz w:val="28"/><w:szCs w:val="28"/></w:rPr><w:t>.</w:t></w:r><w:r><w:rPr><w:rFonts w:eastAsia="楷体_GB2312;楷体"/><w:sz w:val="28"/><w:szCs w:val="28"/></w:rPr><w:t>智能建造机器人局部路径规划研究综述</w:t></w:r><w:r><w:rPr><w:rFonts w:eastAsia="楷体_GB2312;楷体"/><w:sz w:val="28"/><w:szCs w:val="28"/></w:rPr><w:t>[J].</w:t></w:r><w:r><w:rPr><w:rFonts w:eastAsia="楷体_GB2312;楷体"/><w:sz w:val="28"/><w:szCs w:val="28"/></w:rPr><w:t>计算机工程与应用</w:t></w:r><w:r><w:rPr><w:rFonts w:eastAsia="楷体_GB2312;楷体"/><w:sz w:val="28"/><w:szCs w:val="28"/></w:rPr><w:t>,2024,60(10):16-29.</w:t></w:r><w:bookmarkEnd w:id="14"/></w:p><w:p><w:pPr><w:pStyle w:val="Normal"/><w:numPr><w:ilvl w:val="0"/><w:numId w:val="2"/></w:numPr><w:spacing w:lineRule="exact" w:line="440"/><w:rPr><w:rFonts w:eastAsia="楷体_GB2312;楷体"/><w:sz w:val="28"/><w:szCs w:val="28"/></w:rPr></w:pPr><w:bookmarkStart w:id="15" w:name="_Ref209385658"/><w:r><w:rPr><w:rFonts w:eastAsia="楷体_GB2312;楷体"/><w:sz w:val="28"/><w:szCs w:val="28"/></w:rPr><w:t xml:space="preserve">Tomás Lozano-Pérez and Michael A. Wesley. 1979. An algorithm for planning collision-free paths among polyhedral obstacles. Commun. ACM 22, 10 (Oct. 1979), 560–570. </w:t></w:r><w:hyperlink r:id="rId6"><w:r><w:rPr><w:rStyle w:val="InternetLink"/><w:rFonts w:eastAsia="楷体_GB2312;楷体"/><w:sz w:val="28"/><w:szCs w:val="28"/></w:rPr><w:t>https://doi.org/10.1145/359156.359164</w:t></w:r></w:hyperlink><w:bookmarkEnd w:id="15"/></w:p><w:p><w:pPr><w:pStyle w:val="Normal"/><w:numPr><w:ilvl w:val="0"/><w:numId w:val="2"/></w:numPr><w:spacing w:lineRule="exact" w:line="440"/><w:rPr><w:rFonts w:eastAsia="楷体_GB2312;楷体"/><w:sz w:val="28"/><w:szCs w:val="28"/></w:rPr></w:pPr><w:bookmarkStart w:id="16" w:name="_Ref209385662"/><w:r><w:rPr><w:rFonts w:eastAsia="楷体_GB2312;楷体"/><w:sz w:val="28"/><w:szCs w:val="28"/></w:rPr><w:t>Khatib O .Real-Time Obstacle Avoidance System for Manipulators and Mobile Robots[J].The International Journal of Robotics Research, 1986, 5(1):90-98.DOI:10.1177/027836498600500106.</w:t></w:r><w:bookmarkEnd w:id="16"/></w:p><w:p><w:pPr><w:pStyle w:val="Normal"/><w:numPr><w:ilvl w:val="0"/><w:numId w:val="2"/></w:numPr><w:spacing w:lineRule="exact" w:line="440"/><w:rPr><w:rFonts w:eastAsia="楷体_GB2312;楷体"/><w:sz w:val="28"/><w:szCs w:val="28"/></w:rPr></w:pPr><w:bookmarkStart w:id="17" w:name="_Ref209385667"/><w:r><w:rPr><w:rFonts w:eastAsia="楷体_GB2312;楷体"/><w:sz w:val="28"/><w:szCs w:val="28"/></w:rPr><w:t>Kirkpatrick, Scott, Charles D. Gelatt and Mario P. Vecchi. “Optimization by Simulated Annealing.” </w:t></w:r><w:r><w:rPr><w:rFonts w:eastAsia="楷体_GB2312;楷体"/><w:i/><w:iCs/><w:sz w:val="28"/><w:szCs w:val="28"/></w:rPr><w:t>Science</w:t></w:r><w:r><w:rPr><w:rFonts w:eastAsia="楷体_GB2312;楷体"/><w:sz w:val="28"/><w:szCs w:val="28"/></w:rPr><w:t> 220 (1983): 671 - 680.</w:t></w:r><w:bookmarkEnd w:id="17"/><w:r><w:rPr><w:rFonts w:eastAsia="楷体_GB2312;楷体"/><w:sz w:val="28"/><w:szCs w:val="28"/></w:rPr><w:t xml:space="preserve"> </w:t></w:r></w:p><w:p><w:pPr><w:pStyle w:val="Normal"/><w:numPr><w:ilvl w:val="0"/><w:numId w:val="2"/></w:numPr><w:spacing w:lineRule="exact" w:line="440"/><w:rPr><w:rFonts w:eastAsia="楷体_GB2312;楷体"/><w:sz w:val="28"/><w:szCs w:val="28"/></w:rPr></w:pPr><w:bookmarkStart w:id="18" w:name="_Ref209391674"/><w:r><w:rPr><w:rFonts w:eastAsia="楷体_GB2312;楷体"/><w:sz w:val="28"/><w:szCs w:val="28"/></w:rPr><w:t>Q. Long, &quot;Improved Simulated Annealing Algorithm Based on Heat Conduction Model,&quot; </w:t></w:r><w:r><w:rPr><w:rFonts w:eastAsia="楷体_GB2312;楷体"/><w:i/><w:iCs/><w:sz w:val="28"/><w:szCs w:val="28"/></w:rPr><w:t>2025 IEEE 3rd International Conference on Image Processing and Computer Applications (ICIPCA)</w:t></w:r><w:r><w:rPr><w:rFonts w:eastAsia="楷体_GB2312;楷体"/><w:sz w:val="28"/><w:szCs w:val="28"/></w:rPr><w:t>, Shenyang, China, 2025, pp. 1326-1330, doi: 10.1109/ICIPCA65645.2025.11138506.</w:t></w:r><w:bookmarkEnd w:id="18"/></w:p><w:p><w:pPr><w:pStyle w:val="Normal"/><w:numPr><w:ilvl w:val="0"/><w:numId w:val="2"/></w:numPr><w:spacing w:lineRule="exact" w:line="440"/><w:rPr><w:rFonts w:eastAsia="楷体_GB2312;楷体"/><w:sz w:val="28"/><w:szCs w:val="28"/></w:rPr></w:pPr><w:bookmarkStart w:id="19" w:name="_Ref209391676"/><w:r><w:rPr><w:rFonts w:eastAsia="楷体_GB2312;楷体"/><w:sz w:val="28"/><w:szCs w:val="28"/></w:rPr><w:t>[1]</w:t></w:r><w:r><w:rPr><w:rFonts w:eastAsia="楷体_GB2312;楷体"/><w:sz w:val="28"/><w:szCs w:val="28"/></w:rPr><w:t>李元香</w:t></w:r><w:r><w:rPr><w:rFonts w:eastAsia="楷体_GB2312;楷体"/><w:sz w:val="28"/><w:szCs w:val="28"/></w:rPr><w:t>,</w:t></w:r><w:r><w:rPr><w:rFonts w:eastAsia="楷体_GB2312;楷体"/><w:sz w:val="28"/><w:szCs w:val="28"/></w:rPr><w:t>蒋文超</w:t></w:r><w:r><w:rPr><w:rFonts w:eastAsia="楷体_GB2312;楷体"/><w:sz w:val="28"/><w:szCs w:val="28"/></w:rPr><w:t>,</w:t></w:r><w:r><w:rPr><w:rFonts w:eastAsia="楷体_GB2312;楷体"/><w:sz w:val="28"/><w:szCs w:val="28"/></w:rPr><w:t>项正龙</w:t></w:r><w:r><w:rPr><w:rFonts w:eastAsia="楷体_GB2312;楷体"/><w:sz w:val="28"/><w:szCs w:val="28"/></w:rPr><w:t>,</w:t></w:r><w:r><w:rPr><w:rFonts w:eastAsia="楷体_GB2312;楷体"/><w:sz w:val="28"/><w:szCs w:val="28"/></w:rPr><w:t>等</w:t></w:r><w:r><w:rPr><w:rFonts w:eastAsia="楷体_GB2312;楷体"/><w:sz w:val="28"/><w:szCs w:val="28"/></w:rPr><w:t>.</w:t></w:r><w:r><w:rPr><w:rFonts w:eastAsia="楷体_GB2312;楷体"/><w:sz w:val="28"/><w:szCs w:val="28"/></w:rPr><w:t>基于弛豫模型的模拟退火算法温度设置方法</w:t></w:r><w:r><w:rPr><w:rFonts w:eastAsia="楷体_GB2312;楷体"/><w:sz w:val="28"/><w:szCs w:val="28"/></w:rPr><w:t>[J].</w:t></w:r><w:r><w:rPr><w:rFonts w:eastAsia="楷体_GB2312;楷体"/><w:sz w:val="28"/><w:szCs w:val="28"/></w:rPr><w:t>计算机学报</w:t></w:r><w:r><w:rPr><w:rFonts w:eastAsia="楷体_GB2312;楷体"/><w:sz w:val="28"/><w:szCs w:val="28"/></w:rPr><w:t>,2020,43(11):2084-2100.</w:t></w:r><w:bookmarkEnd w:id="19"/></w:p><w:p><w:pPr><w:pStyle w:val="Normal"/><w:numPr><w:ilvl w:val="0"/><w:numId w:val="2"/></w:numPr><w:spacing w:lineRule="exact" w:line="440"/><w:rPr><w:rFonts w:eastAsia="楷体_GB2312;楷体"/><w:sz w:val="28"/><w:szCs w:val="28"/></w:rPr></w:pPr><w:bookmarkStart w:id="20" w:name="_Ref209391677"/><w:r><w:rPr><w:rFonts w:eastAsia="楷体_GB2312;楷体"/><w:sz w:val="28"/><w:szCs w:val="28"/></w:rPr><w:t>[1]</w:t></w:r><w:r><w:rPr><w:rFonts w:eastAsia="楷体_GB2312;楷体"/><w:sz w:val="28"/><w:szCs w:val="28"/></w:rPr><w:t>杜红彬</w:t></w:r><w:r><w:rPr><w:rFonts w:eastAsia="楷体_GB2312;楷体"/><w:sz w:val="28"/><w:szCs w:val="28"/></w:rPr><w:t>,</w:t></w:r><w:r><w:rPr><w:rFonts w:eastAsia="楷体_GB2312;楷体"/><w:sz w:val="28"/><w:szCs w:val="28"/></w:rPr><w:t>薛东峰</w:t></w:r><w:r><w:rPr><w:rFonts w:eastAsia="楷体_GB2312;楷体"/><w:sz w:val="28"/><w:szCs w:val="28"/></w:rPr><w:t>,</w:t></w:r><w:r><w:rPr><w:rFonts w:eastAsia="楷体_GB2312;楷体"/><w:sz w:val="28"/><w:szCs w:val="28"/></w:rPr><w:t>姚平经</w:t></w:r><w:r><w:rPr><w:rFonts w:eastAsia="楷体_GB2312;楷体"/><w:sz w:val="28"/><w:szCs w:val="28"/></w:rPr><w:t>.</w:t></w:r><w:r><w:rPr><w:rFonts w:eastAsia="楷体_GB2312;楷体"/><w:sz w:val="28"/><w:szCs w:val="28"/></w:rPr><w:t>改进的自适应模拟退火算法及其在过程综合中的应用</w:t></w:r><w:r><w:rPr><w:rFonts w:eastAsia="楷体_GB2312;楷体"/><w:sz w:val="28"/><w:szCs w:val="28"/></w:rPr><w:t>[J].</w:t></w:r><w:r><w:rPr><w:rFonts w:eastAsia="楷体_GB2312;楷体"/><w:sz w:val="28"/><w:szCs w:val="28"/></w:rPr><w:t>高校化学工程学报</w:t></w:r><w:r><w:rPr><w:rFonts w:eastAsia="楷体_GB2312;楷体"/><w:sz w:val="28"/><w:szCs w:val="28"/></w:rPr><w:t>,2002,(01):106-110.</w:t></w:r><w:bookmarkEnd w:id="20"/></w:p><w:p><w:pPr><w:pStyle w:val="Normal"/><w:numPr><w:ilvl w:val="0"/><w:numId w:val="2"/></w:numPr><w:spacing w:lineRule="exact" w:line="440"/><w:rPr><w:rFonts w:eastAsia="楷体_GB2312;楷体"/><w:sz w:val="28"/><w:szCs w:val="28"/></w:rPr></w:pPr><w:bookmarkStart w:id="21" w:name="_Ref209390437"/><w:r><w:rPr><w:rFonts w:eastAsia="楷体_GB2312;楷体"/><w:sz w:val="28"/><w:szCs w:val="28"/></w:rPr><w:t>Zadeh L A .Fuzzy sets, information and control[J].Information &amp; Control, 1965.DOI:doi:10.1016/S0019-9958(65)90241-X.</w:t></w:r><w:bookmarkEnd w:id="21"/></w:p><w:p><w:pPr><w:pStyle w:val="Normal"/><w:numPr><w:ilvl w:val="0"/><w:numId w:val="2"/></w:numPr><w:spacing w:lineRule="exact" w:line="440"/><w:rPr><w:rFonts w:eastAsia="楷体_GB2312;楷体"/><w:sz w:val="28"/><w:szCs w:val="28"/></w:rPr></w:pPr><w:bookmarkStart w:id="22" w:name="_Ref209393369"/><w:r><w:rPr><w:rFonts w:eastAsia="楷体_GB2312;楷体"/><w:sz w:val="28"/><w:szCs w:val="28"/></w:rPr><w:t>[1]</w:t></w:r><w:r><w:rPr><w:rFonts w:eastAsia="楷体_GB2312;楷体"/><w:sz w:val="28"/><w:szCs w:val="28"/></w:rPr><w:t>苏治宝</w:t></w:r><w:r><w:rPr><w:rFonts w:eastAsia="楷体_GB2312;楷体"/><w:sz w:val="28"/><w:szCs w:val="28"/></w:rPr><w:t>,</w:t></w:r><w:r><w:rPr><w:rFonts w:eastAsia="楷体_GB2312;楷体"/><w:sz w:val="28"/><w:szCs w:val="28"/></w:rPr><w:t>陆际联</w:t></w:r><w:r><w:rPr><w:rFonts w:eastAsia="楷体_GB2312;楷体"/><w:sz w:val="28"/><w:szCs w:val="28"/></w:rPr><w:t>.</w:t></w:r><w:r><w:rPr><w:rFonts w:eastAsia="楷体_GB2312;楷体"/><w:sz w:val="28"/><w:szCs w:val="28"/></w:rPr><w:t>用模糊逻辑法对移动机器人进行路径规划的研究</w:t></w:r><w:r><w:rPr><w:rFonts w:eastAsia="楷体_GB2312;楷体"/><w:sz w:val="28"/><w:szCs w:val="28"/></w:rPr><w:t>[J].</w:t></w:r><w:r><w:rPr><w:rFonts w:eastAsia="楷体_GB2312;楷体"/><w:sz w:val="28"/><w:szCs w:val="28"/></w:rPr><w:t>北京理工大学学报</w:t></w:r><w:r><w:rPr><w:rFonts w:eastAsia="楷体_GB2312;楷体"/><w:sz w:val="28"/><w:szCs w:val="28"/></w:rPr><w:t>,2003,(03):290-293+297.</w:t></w:r><w:bookmarkEnd w:id="22"/></w:p><w:p><w:pPr><w:pStyle w:val="Normal"/><w:numPr><w:ilvl w:val="0"/><w:numId w:val="2"/></w:numPr><w:spacing w:lineRule="exact" w:line="440"/><w:rPr><w:rFonts w:eastAsia="楷体_GB2312;楷体"/><w:sz w:val="28"/><w:szCs w:val="28"/></w:rPr></w:pPr><w:bookmarkStart w:id="23" w:name="_Ref209393371"/><w:r><w:rPr><w:rFonts w:eastAsia="楷体_GB2312;楷体"/><w:sz w:val="28"/><w:szCs w:val="28"/></w:rPr><w:t>H. Elaydi and O. Alqaramani, &quot;Grid Load Balancing Using Phase Adapter Via Fuzzy Logic,&quot; </w:t></w:r><w:r><w:rPr><w:rFonts w:eastAsia="楷体_GB2312;楷体"/><w:i/><w:iCs/><w:sz w:val="28"/><w:szCs w:val="28"/></w:rPr><w:t>2023 8th International Engineering Conference on Renewable Energy &amp; Sustainability (ieCRES)</w:t></w:r><w:r><w:rPr><w:rFonts w:eastAsia="楷体_GB2312;楷体"/><w:sz w:val="28"/><w:szCs w:val="28"/></w:rPr><w:t>, Gaza, Palestine, State of, 2023, pp. 1-6, doi: 10.1109/ieCRES57315.2023.10209543.</w:t></w:r><w:bookmarkEnd w:id="23"/></w:p><w:p><w:pPr><w:pStyle w:val="Normal"/><w:numPr><w:ilvl w:val="0"/><w:numId w:val="2"/></w:numPr><w:spacing w:lineRule="exact" w:line="440"/><w:rPr><w:rFonts w:eastAsia="楷体_GB2312;楷体"/><w:sz w:val="28"/><w:szCs w:val="28"/></w:rPr></w:pPr><w:bookmarkStart w:id="24" w:name="_Ref209393372"/><w:r><w:rPr><w:rFonts w:eastAsia="楷体_GB2312;楷体"/><w:sz w:val="28"/><w:szCs w:val="28"/></w:rPr><w:t>[1] Xue G , Wang J , Yuan B ,et al.DG-ALETSK: A High-Dimensional Fuzzy Approach With Simultaneous Feature Selection and Rule Extraction[J].Fuzzy Systems, IEEE Trans. on (T-FUZZ), 2023, 31(11):15.</w:t></w:r><w:bookmarkEnd w:id="24"/></w:p><w:p><w:pPr><w:pStyle w:val="Normal"/><w:numPr><w:ilvl w:val="0"/><w:numId w:val="2"/></w:numPr><w:spacing w:lineRule="exact" w:line="440"/><w:rPr><w:rFonts w:eastAsia="楷体_GB2312;楷体"/><w:sz w:val="28"/><w:szCs w:val="28"/></w:rPr></w:pPr><w:bookmarkStart w:id="25" w:name="_Ref209390493"/><w:r><w:rPr><w:rFonts w:eastAsia="楷体_GB2312;楷体"/><w:sz w:val="28"/><w:szCs w:val="28"/></w:rPr><w:t>Dijkstra E W .A note on two problems in connexion with graphs[J].Numerische Mathematik, 1959, 1(1).DOI:10.1007/BF01386390.</w:t></w:r><w:bookmarkEnd w:id="25"/></w:p><w:p><w:pPr><w:pStyle w:val="Normal"/><w:numPr><w:ilvl w:val="0"/><w:numId w:val="2"/></w:numPr><w:spacing w:lineRule="exact" w:line="440"/><w:rPr><w:rFonts w:eastAsia="楷体_GB2312;楷体"/><w:sz w:val="28"/><w:szCs w:val="28"/></w:rPr></w:pPr><w:bookmarkStart w:id="26" w:name="_Ref209390486"/><w:r><w:rPr><w:rFonts w:eastAsia="楷体_GB2312;楷体"/><w:sz w:val="28"/><w:szCs w:val="28"/></w:rPr><w:t>Hart P E , Nilsson N J , Raphael B .A Formal Basis for the Heuristic Determination of Minimum Cost Paths[J].IEEE Transactions on Systems Science &amp; Cybernetics, 1972, 4(2):28-29.DOI:10.1145/1056777.1056779.</w:t></w:r><w:bookmarkEnd w:id="26"/></w:p><w:p><w:pPr><w:pStyle w:val="Normal"/><w:numPr><w:ilvl w:val="0"/><w:numId w:val="2"/></w:numPr><w:spacing w:lineRule="exact" w:line="440"/><w:rPr><w:rFonts w:eastAsia="楷体_GB2312;楷体"/><w:sz w:val="28"/><w:szCs w:val="28"/></w:rPr></w:pPr><w:bookmarkStart w:id="27" w:name="_Ref209390499"/><w:r><w:rPr><w:rFonts w:eastAsia="楷体_GB2312;楷体"/><w:sz w:val="28"/><w:szCs w:val="28"/></w:rPr><w:t>Stentz A .Optimal and efficient path planning for partially-known environments[C]//Robotics and Automation, 1994. Proceedings.  1994 IEEE International Conference on.IEEE, 1994.DOI:10.1109/ROBOT.1994.351061.</w:t></w:r><w:bookmarkEnd w:id="27"/></w:p><w:p><w:pPr><w:pStyle w:val="Normal"/><w:numPr><w:ilvl w:val="0"/><w:numId w:val="2"/></w:numPr><w:spacing w:lineRule="exact" w:line="440"/><w:rPr><w:rFonts w:eastAsia="楷体_GB2312;楷体"/><w:sz w:val="28"/><w:szCs w:val="28"/></w:rPr></w:pPr><w:bookmarkStart w:id="28" w:name="_Ref209390507"/><w:bookmarkStart w:id="29" w:name="_Hlk209188378"/><w:r><w:rPr><w:rFonts w:eastAsia="楷体_GB2312;楷体"/><w:sz w:val="28"/><w:szCs w:val="28"/></w:rPr><w:t>Ren Z</w:t></w:r><w:bookmarkEnd w:id="29"/><w:r><w:rPr><w:rFonts w:eastAsia="楷体_GB2312;楷体"/><w:sz w:val="28"/><w:szCs w:val="28"/></w:rPr><w:t xml:space="preserve"> , Rathinam S , Likhachev M ,et al.Multi-Objective Path-Based D* Lite[J].IEEE Robotics and Automation</w:t></w:r><w:r><w:rPr><w:rFonts w:eastAsia="楷体_GB2312;楷体"/><w:sz w:val="28"/><w:szCs w:val="28"/></w:rPr><w:t xml:space="preserve"> </w:t></w:r><w:r><w:rPr><w:rFonts w:eastAsia="楷体_GB2312;楷体"/><w:sz w:val="28"/><w:szCs w:val="28"/></w:rPr><w:t>Letters, 2022, 7(2).DOI:10.1109/LRA.2022.</w:t></w:r><w:bookmarkEnd w:id="28"/></w:p><w:p><w:pPr><w:pStyle w:val="Normal"/><w:numPr><w:ilvl w:val="0"/><w:numId w:val="2"/></w:numPr><w:spacing w:lineRule="exact" w:line="440"/><w:rPr><w:rFonts w:eastAsia="楷体_GB2312;楷体"/><w:sz w:val="28"/><w:szCs w:val="28"/></w:rPr></w:pPr><w:bookmarkStart w:id="30" w:name="_Ref209390513"/><w:r><w:rPr><w:rFonts w:eastAsia="楷体_GB2312;楷体"/><w:sz w:val="28"/><w:szCs w:val="28"/></w:rPr><w:t>Kavraki L E , Svestka P .Probabilistic roadmaps for path planning in high-dimensional configuration spaces[J].IEEE Transactions on Robotics &amp; Automation, 1996, 12(4):P.566-580.DOI:10.1109/70.508439.</w:t></w:r><w:bookmarkEnd w:id="30"/></w:p><w:p><w:pPr><w:pStyle w:val="Normal"/><w:numPr><w:ilvl w:val="0"/><w:numId w:val="2"/></w:numPr><w:spacing w:lineRule="exact" w:line="440"/><w:rPr><w:rFonts w:eastAsia="楷体_GB2312;楷体"/><w:sz w:val="28"/><w:szCs w:val="28"/></w:rPr></w:pPr><w:bookmarkStart w:id="31" w:name="_Ref209390525"/><w:r><w:rPr><w:rFonts w:eastAsia="楷体_GB2312;楷体"/><w:sz w:val="28"/><w:szCs w:val="28"/></w:rPr><w:t>Lavalle S M .Rapidly-Exploring Random Trees: A New Tool for Path Planning[J].The annual research report, 1998.DOI:http://dx.doi.org/.</w:t></w:r><w:bookmarkEnd w:id="31"/></w:p><w:p><w:pPr><w:pStyle w:val="Normal"/><w:numPr><w:ilvl w:val="0"/><w:numId w:val="2"/></w:numPr><w:spacing w:lineRule="exact" w:line="440"/><w:rPr><w:rFonts w:eastAsia="楷体_GB2312;楷体"/><w:sz w:val="28"/><w:szCs w:val="28"/></w:rPr></w:pPr><w:bookmarkStart w:id="32" w:name="_Ref209392314"/><w:r><w:rPr><w:rFonts w:eastAsia="楷体_GB2312;楷体"/><w:sz w:val="28"/><w:szCs w:val="28"/></w:rPr><w:t>[1]</w:t></w:r><w:r><w:rPr><w:rFonts w:eastAsia="楷体_GB2312;楷体"/><w:sz w:val="28"/><w:szCs w:val="28"/></w:rPr><w:t>王楠</w:t></w:r><w:r><w:rPr><w:rFonts w:eastAsia="楷体_GB2312;楷体"/><w:sz w:val="28"/><w:szCs w:val="28"/></w:rPr><w:t>,</w:t></w:r><w:r><w:rPr><w:rFonts w:eastAsia="楷体_GB2312;楷体"/><w:sz w:val="28"/><w:szCs w:val="28"/></w:rPr><w:t>高腾</w:t></w:r><w:r><w:rPr><w:rFonts w:eastAsia="楷体_GB2312;楷体"/><w:sz w:val="28"/><w:szCs w:val="28"/></w:rPr><w:t>.</w:t></w:r><w:r><w:rPr><w:rFonts w:eastAsia="楷体_GB2312;楷体"/><w:sz w:val="28"/><w:szCs w:val="28"/></w:rPr><w:t>基于改进</w:t></w:r><w:r><w:rPr><w:rFonts w:eastAsia="楷体_GB2312;楷体"/><w:sz w:val="28"/><w:szCs w:val="28"/></w:rPr><w:t>RRT*-APF</w:t></w:r><w:r><w:rPr><w:rFonts w:eastAsia="楷体_GB2312;楷体"/><w:sz w:val="28"/><w:szCs w:val="28"/></w:rPr><w:t>算法的移动机器人路径规划</w:t></w:r><w:r><w:rPr><w:rFonts w:eastAsia="楷体_GB2312;楷体"/><w:sz w:val="28"/><w:szCs w:val="28"/></w:rPr><w:t>[J].</w:t></w:r><w:r><w:rPr><w:rFonts w:eastAsia="楷体_GB2312;楷体"/><w:sz w:val="28"/><w:szCs w:val="28"/></w:rPr><w:t>组合机床与自动化加工技术</w:t></w:r><w:r><w:rPr><w:rFonts w:eastAsia="楷体_GB2312;楷体"/><w:sz w:val="28"/><w:szCs w:val="28"/></w:rPr><w:t>,2025,(06):54-59.</w:t></w:r><w:bookmarkEnd w:id="32"/></w:p><w:p><w:pPr><w:pStyle w:val="Normal"/><w:numPr><w:ilvl w:val="0"/><w:numId w:val="2"/></w:numPr><w:spacing w:lineRule="exact" w:line="440"/><w:rPr><w:rFonts w:eastAsia="楷体_GB2312;楷体"/><w:sz w:val="28"/><w:szCs w:val="28"/></w:rPr></w:pPr><w:bookmarkStart w:id="33" w:name="_Ref209392315"/><w:r><w:rPr><w:rFonts w:eastAsia="楷体_GB2312;楷体"/><w:sz w:val="28"/><w:szCs w:val="28"/></w:rPr><w:t>[1]</w:t></w:r><w:r><w:rPr><w:rFonts w:eastAsia="楷体_GB2312;楷体"/><w:sz w:val="28"/><w:szCs w:val="28"/></w:rPr><w:t>罗济雨</w:t></w:r><w:r><w:rPr><w:rFonts w:eastAsia="楷体_GB2312;楷体"/><w:sz w:val="28"/><w:szCs w:val="28"/></w:rPr><w:t>,</w:t></w:r><w:r><w:rPr><w:rFonts w:eastAsia="楷体_GB2312;楷体"/><w:sz w:val="28"/><w:szCs w:val="28"/></w:rPr><w:t>孙丙宇</w:t></w:r><w:r><w:rPr><w:rFonts w:eastAsia="楷体_GB2312;楷体"/><w:sz w:val="28"/><w:szCs w:val="28"/></w:rPr><w:t>.</w:t></w:r><w:r><w:rPr><w:rFonts w:eastAsia="楷体_GB2312;楷体"/><w:sz w:val="28"/><w:szCs w:val="28"/></w:rPr><w:t>基于改进型</w:t></w:r><w:r><w:rPr><w:rFonts w:eastAsia="楷体_GB2312;楷体"/><w:sz w:val="28"/><w:szCs w:val="28"/></w:rPr><w:t>RRT*</w:t></w:r><w:r><w:rPr><w:rFonts w:eastAsia="楷体_GB2312;楷体"/><w:sz w:val="28"/><w:szCs w:val="28"/></w:rPr><w:t>算法的移动机器人路径规划</w:t></w:r><w:r><w:rPr><w:rFonts w:eastAsia="楷体_GB2312;楷体"/><w:sz w:val="28"/><w:szCs w:val="28"/></w:rPr><w:t>[J].</w:t></w:r><w:r><w:rPr><w:rFonts w:eastAsia="楷体_GB2312;楷体"/><w:sz w:val="28"/><w:szCs w:val="28"/></w:rPr><w:t>计算机工程与设计</w:t></w:r><w:r><w:rPr><w:rFonts w:eastAsia="楷体_GB2312;楷体"/><w:sz w:val="28"/><w:szCs w:val="28"/></w:rPr><w:t>,2024,45(08):2357-2363.</w:t></w:r><w:bookmarkEnd w:id="33"/></w:p><w:p><w:pPr><w:pStyle w:val="Normal"/><w:numPr><w:ilvl w:val="0"/><w:numId w:val="2"/></w:numPr><w:spacing w:lineRule="exact" w:line="440"/><w:rPr><w:rFonts w:eastAsia="楷体_GB2312;楷体"/><w:sz w:val="28"/><w:szCs w:val="28"/></w:rPr></w:pPr><w:bookmarkStart w:id="34" w:name="_Ref209392316"/><w:r><w:rPr><w:rFonts w:eastAsia="楷体_GB2312;楷体"/><w:sz w:val="28"/><w:szCs w:val="28"/></w:rPr><w:t>[1]</w:t></w:r><w:r><w:rPr><w:rFonts w:eastAsia="楷体_GB2312;楷体"/><w:sz w:val="28"/><w:szCs w:val="28"/></w:rPr><w:t>郭利进</w:t></w:r><w:r><w:rPr><w:rFonts w:eastAsia="楷体_GB2312;楷体"/><w:sz w:val="28"/><w:szCs w:val="28"/></w:rPr><w:t>,</w:t></w:r><w:r><w:rPr><w:rFonts w:eastAsia="楷体_GB2312;楷体"/><w:sz w:val="28"/><w:szCs w:val="28"/></w:rPr><w:t>李强</w:t></w:r><w:r><w:rPr><w:rFonts w:eastAsia="楷体_GB2312;楷体"/><w:sz w:val="28"/><w:szCs w:val="28"/></w:rPr><w:t>.</w:t></w:r><w:r><w:rPr><w:rFonts w:eastAsia="楷体_GB2312;楷体"/><w:sz w:val="28"/><w:szCs w:val="28"/></w:rPr><w:t>基于改进</w:t></w:r><w:r><w:rPr><w:rFonts w:eastAsia="楷体_GB2312;楷体"/><w:sz w:val="28"/><w:szCs w:val="28"/></w:rPr><w:t>RRT*</w:t></w:r><w:r><w:rPr><w:rFonts w:eastAsia="楷体_GB2312;楷体"/><w:sz w:val="28"/><w:szCs w:val="28"/></w:rPr><w:t>算法的移动机器人路径规划</w:t></w:r><w:r><w:rPr><w:rFonts w:eastAsia="楷体_GB2312;楷体"/><w:sz w:val="28"/><w:szCs w:val="28"/></w:rPr><w:t>[J].</w:t></w:r><w:r><w:rPr><w:rFonts w:eastAsia="楷体_GB2312;楷体"/><w:sz w:val="28"/><w:szCs w:val="28"/></w:rPr><w:t>智能系统学报</w:t></w:r><w:r><w:rPr><w:rFonts w:eastAsia="楷体_GB2312;楷体"/><w:sz w:val="28"/><w:szCs w:val="28"/></w:rPr><w:t>,2024,19(05):1209-1217.</w:t></w:r><w:bookmarkEnd w:id="34"/></w:p><w:p><w:pPr><w:pStyle w:val="Normal"/><w:numPr><w:ilvl w:val="0"/><w:numId w:val="2"/></w:numPr><w:spacing w:lineRule="exact" w:line="440"/><w:rPr><w:rFonts w:eastAsia="楷体_GB2312;楷体"/><w:sz w:val="28"/><w:szCs w:val="28"/></w:rPr></w:pPr><w:bookmarkStart w:id="35" w:name="_Ref209390544"/><w:r><w:rPr><w:rFonts w:eastAsia="楷体_GB2312;楷体"/><w:sz w:val="28"/><w:szCs w:val="28"/></w:rPr><w:t>Jr J J K , Lavalle S M .RRT-Connect: An Efficient Approach to Single-Query Path Planning[C]//Proceedings of the 2000 IEEE International Conference on Robotics and Automation, ICRA 2000, April 24-28, 2000, San Francisco, CA, USA.IEEE, 2000.DOI:10.1109/ROBOT.2000.844730.</w:t></w:r><w:bookmarkEnd w:id="35"/></w:p><w:p><w:pPr><w:pStyle w:val="Normal"/><w:numPr><w:ilvl w:val="0"/><w:numId w:val="2"/></w:numPr><w:spacing w:lineRule="exact" w:line="440"/><w:rPr><w:rFonts w:eastAsia="楷体_GB2312;楷体"/><w:sz w:val="28"/><w:szCs w:val="28"/></w:rPr></w:pPr><w:bookmarkStart w:id="36" w:name="_Ref209390540"/><w:r><w:rPr><w:rFonts w:eastAsia="楷体_GB2312;楷体"/><w:sz w:val="28"/><w:szCs w:val="28"/></w:rPr><w:t>Karaman S , Frazzoli E .Sampling-based algorithms for optimal motion planning[J].International Journal of Robotics Research, 2011.DOI:10.1177/0278364911406761.</w:t></w:r><w:bookmarkEnd w:id="36"/></w:p><w:p><w:pPr><w:pStyle w:val="Normal"/><w:numPr><w:ilvl w:val="0"/><w:numId w:val="2"/></w:numPr><w:spacing w:lineRule="exact" w:line="440"/><w:rPr><w:rFonts w:eastAsia="楷体_GB2312;楷体"/><w:sz w:val="28"/><w:szCs w:val="28"/></w:rPr></w:pPr><w:bookmarkStart w:id="37" w:name="_Ref209390594"/><w:r><w:rPr><w:rFonts w:eastAsia="楷体_GB2312;楷体"/><w:sz w:val="28"/><w:szCs w:val="28"/></w:rPr><w:t>Holland J H .Adaptation In Natural And Artificial Systems[J].  1975.</w:t></w:r><w:bookmarkEnd w:id="37"/></w:p><w:p><w:pPr><w:pStyle w:val="Normal"/><w:numPr><w:ilvl w:val="0"/><w:numId w:val="2"/></w:numPr><w:spacing w:lineRule="exact" w:line="440"/><w:rPr><w:rFonts w:eastAsia="楷体_GB2312;楷体"/><w:sz w:val="28"/><w:szCs w:val="28"/></w:rPr></w:pPr><w:bookmarkStart w:id="38" w:name="_Ref209392738"/><w:r><w:rPr><w:rFonts w:eastAsia="楷体_GB2312;楷体"/><w:sz w:val="28"/><w:szCs w:val="28"/></w:rPr><w:t>B. Maione, D. Naso and B. Turchiano, &quot;GARA: A genetic algorithm with resolution adaptation for solving system identification problems,&quot; </w:t></w:r><w:r><w:rPr><w:rFonts w:eastAsia="楷体_GB2312;楷体"/><w:i/><w:iCs/><w:sz w:val="28"/><w:szCs w:val="28"/></w:rPr><w:t>2001 European Control Conference (ECC)</w:t></w:r><w:r><w:rPr><w:rFonts w:eastAsia="楷体_GB2312;楷体"/><w:sz w:val="28"/><w:szCs w:val="28"/></w:rPr><w:t>, Porto, Portugal, 2001, pp. 3570-3575, doi: 10.23919/ECC.2001.7076488.</w:t></w:r><w:bookmarkEnd w:id="38"/></w:p><w:p><w:pPr><w:pStyle w:val="Normal"/><w:numPr><w:ilvl w:val="0"/><w:numId w:val="2"/></w:numPr><w:spacing w:lineRule="exact" w:line="440"/><w:rPr><w:rFonts w:eastAsia="楷体_GB2312;楷体"/><w:sz w:val="28"/><w:szCs w:val="28"/></w:rPr></w:pPr><w:bookmarkStart w:id="39" w:name="_Ref209392739"/><w:r><w:rPr><w:rFonts w:eastAsia="楷体_GB2312;楷体"/><w:sz w:val="28"/><w:szCs w:val="28"/></w:rPr><w:t>[1]</w:t></w:r><w:r><w:rPr><w:rFonts w:eastAsia="楷体_GB2312;楷体"/><w:sz w:val="28"/><w:szCs w:val="28"/></w:rPr><w:t>邓梦德</w:t></w:r><w:r><w:rPr><w:rFonts w:eastAsia="楷体_GB2312;楷体"/><w:sz w:val="28"/><w:szCs w:val="28"/></w:rPr><w:t>,</w:t></w:r><w:r><w:rPr><w:rFonts w:eastAsia="楷体_GB2312;楷体"/><w:sz w:val="28"/><w:szCs w:val="28"/></w:rPr><w:t>马梓祁</w:t></w:r><w:r><w:rPr><w:rFonts w:eastAsia="楷体_GB2312;楷体"/><w:sz w:val="28"/><w:szCs w:val="28"/></w:rPr><w:t>,</w:t></w:r><w:r><w:rPr><w:rFonts w:eastAsia="楷体_GB2312;楷体"/><w:sz w:val="28"/><w:szCs w:val="28"/></w:rPr><w:t>许鸿杰</w:t></w:r><w:r><w:rPr><w:rFonts w:eastAsia="楷体_GB2312;楷体"/><w:sz w:val="28"/><w:szCs w:val="28"/></w:rPr><w:t>,</w:t></w:r><w:r><w:rPr><w:rFonts w:eastAsia="楷体_GB2312;楷体"/><w:sz w:val="28"/><w:szCs w:val="28"/></w:rPr><w:t>等</w:t></w:r><w:r><w:rPr><w:rFonts w:eastAsia="楷体_GB2312;楷体"/><w:sz w:val="28"/><w:szCs w:val="28"/></w:rPr><w:t>.</w:t></w:r><w:r><w:rPr><w:rFonts w:eastAsia="楷体_GB2312;楷体"/><w:sz w:val="28"/><w:szCs w:val="28"/></w:rPr><w:t>基于遗传算法的无人驾驶汽车路径规划技术研究</w:t></w:r><w:r><w:rPr><w:rFonts w:eastAsia="楷体_GB2312;楷体"/><w:sz w:val="28"/><w:szCs w:val="28"/></w:rPr><w:t>[J].</w:t></w:r><w:r><w:rPr><w:rFonts w:eastAsia="楷体_GB2312;楷体"/><w:sz w:val="28"/><w:szCs w:val="28"/></w:rPr><w:t>汽车知识</w:t></w:r><w:r><w:rPr><w:rFonts w:eastAsia="楷体_GB2312;楷体"/><w:sz w:val="28"/><w:szCs w:val="28"/></w:rPr><w:t>,2025,25(01):117-119.</w:t></w:r><w:bookmarkEnd w:id="39"/></w:p><w:p><w:pPr><w:pStyle w:val="Normal"/><w:numPr><w:ilvl w:val="0"/><w:numId w:val="2"/></w:numPr><w:spacing w:lineRule="exact" w:line="440"/><w:rPr><w:rFonts w:eastAsia="楷体_GB2312;楷体"/><w:sz w:val="28"/><w:szCs w:val="28"/></w:rPr></w:pPr><w:bookmarkStart w:id="40" w:name="_Ref209392740"/><w:r><w:rPr><w:rFonts w:eastAsia="楷体_GB2312;楷体"/><w:sz w:val="28"/><w:szCs w:val="28"/></w:rPr><w:t>[1]</w:t></w:r><w:r><w:rPr><w:rFonts w:eastAsia="楷体_GB2312;楷体"/><w:sz w:val="28"/><w:szCs w:val="28"/></w:rPr><w:t>李忠林</w:t></w:r><w:r><w:rPr><w:rFonts w:eastAsia="楷体_GB2312;楷体"/><w:sz w:val="28"/><w:szCs w:val="28"/></w:rPr><w:t>,</w:t></w:r><w:r><w:rPr><w:rFonts w:eastAsia="楷体_GB2312;楷体"/><w:sz w:val="28"/><w:szCs w:val="28"/></w:rPr><w:t>贾玉婷</w:t></w:r><w:r><w:rPr><w:rFonts w:eastAsia="楷体_GB2312;楷体"/><w:sz w:val="28"/><w:szCs w:val="28"/></w:rPr><w:t>,</w:t></w:r><w:r><w:rPr><w:rFonts w:eastAsia="楷体_GB2312;楷体"/><w:sz w:val="28"/><w:szCs w:val="28"/></w:rPr><w:t>蒋晓丽</w:t></w:r><w:r><w:rPr><w:rFonts w:eastAsia="楷体_GB2312;楷体"/><w:sz w:val="28"/><w:szCs w:val="28"/></w:rPr><w:t>.</w:t></w:r><w:r><w:rPr><w:rFonts w:eastAsia="楷体_GB2312;楷体"/><w:sz w:val="28"/><w:szCs w:val="28"/></w:rPr><w:t>改进遗传算法的移动机器人路径规划研究</w:t></w:r><w:r><w:rPr><w:rFonts w:eastAsia="楷体_GB2312;楷体"/><w:sz w:val="28"/><w:szCs w:val="28"/></w:rPr><w:t>[J].</w:t></w:r><w:r><w:rPr><w:rFonts w:eastAsia="楷体_GB2312;楷体"/><w:sz w:val="28"/><w:szCs w:val="28"/></w:rPr><w:t>现代信息科技</w:t></w:r><w:r><w:rPr><w:rFonts w:eastAsia="楷体_GB2312;楷体"/><w:sz w:val="28"/><w:szCs w:val="28"/></w:rPr><w:t>,2024,8(23):180-183+188.</w:t></w:r><w:bookmarkEnd w:id="40"/></w:p><w:p><w:pPr><w:pStyle w:val="Normal"/><w:numPr><w:ilvl w:val="0"/><w:numId w:val="2"/></w:numPr><w:spacing w:lineRule="exact" w:line="440"/><w:rPr><w:rFonts w:eastAsia="楷体_GB2312;楷体"/><w:sz w:val="28"/><w:szCs w:val="28"/></w:rPr></w:pPr><w:bookmarkStart w:id="41" w:name="_Ref209392741"/><w:r><w:rPr><w:rFonts w:eastAsia="楷体_GB2312;楷体"/><w:sz w:val="28"/><w:szCs w:val="28"/></w:rPr><w:t>Etaner-Uyar, A. Şima and Ali Emre Harmanci. “Preserving Diversity through Diploidy and Meiosis for Improved Genetic Algorithm Performance in Dynamic Environments.” </w:t></w:r><w:r><w:rPr><w:rFonts w:eastAsia="楷体_GB2312;楷体"/><w:i/><w:iCs/><w:sz w:val="28"/><w:szCs w:val="28"/></w:rPr><w:t>The Advisor</w:t></w:r><w:r><w:rPr><w:rFonts w:eastAsia="楷体_GB2312;楷体"/><w:sz w:val="28"/><w:szCs w:val="28"/></w:rPr><w:t> (2002).</w:t></w:r><w:bookmarkEnd w:id="41"/></w:p><w:p><w:pPr><w:pStyle w:val="Normal"/><w:numPr><w:ilvl w:val="0"/><w:numId w:val="2"/></w:numPr><w:spacing w:lineRule="exact" w:line="440"/><w:rPr><w:rFonts w:eastAsia="楷体_GB2312;楷体"/><w:sz w:val="28"/><w:szCs w:val="28"/></w:rPr></w:pPr><w:bookmarkStart w:id="42" w:name="_Ref209390604"/><w:r><w:rPr><w:rFonts w:eastAsia="楷体_GB2312;楷体"/><w:sz w:val="28"/><w:szCs w:val="28"/></w:rPr><w:t>Dorigo M .Optimization, Learning and Natural Algorithms[J].Thesis Politecnico Di Milano Italy, 1992.</w:t></w:r><w:bookmarkEnd w:id="42"/></w:p><w:p><w:pPr><w:pStyle w:val="Normal"/><w:numPr><w:ilvl w:val="0"/><w:numId w:val="2"/></w:numPr><w:spacing w:lineRule="exact" w:line="440"/><w:rPr><w:rFonts w:eastAsia="楷体_GB2312;楷体"/><w:sz w:val="28"/><w:szCs w:val="28"/></w:rPr></w:pPr><w:bookmarkStart w:id="43" w:name="_Ref209392991"/><w:r><w:rPr><w:rFonts w:eastAsia="楷体_GB2312;楷体"/><w:sz w:val="28"/><w:szCs w:val="28"/></w:rPr><w:t>[1]</w:t></w:r><w:r><w:rPr><w:rFonts w:eastAsia="楷体_GB2312;楷体"/><w:sz w:val="28"/><w:szCs w:val="28"/></w:rPr><w:t>金将</w:t></w:r><w:r><w:rPr><w:rFonts w:eastAsia="楷体_GB2312;楷体"/><w:sz w:val="28"/><w:szCs w:val="28"/></w:rPr><w:t>,</w:t></w:r><w:r><w:rPr><w:rFonts w:eastAsia="楷体_GB2312;楷体"/><w:sz w:val="28"/><w:szCs w:val="28"/></w:rPr><w:t>王小平</w:t></w:r><w:r><w:rPr><w:rFonts w:eastAsia="楷体_GB2312;楷体"/><w:sz w:val="28"/><w:szCs w:val="28"/></w:rPr><w:t>,</w:t></w:r><w:r><w:rPr><w:rFonts w:eastAsia="楷体_GB2312;楷体"/><w:sz w:val="28"/><w:szCs w:val="28"/></w:rPr><w:t>臧铁钢</w:t></w:r><w:r><w:rPr><w:rFonts w:eastAsia="楷体_GB2312;楷体"/><w:sz w:val="28"/><w:szCs w:val="28"/></w:rPr><w:t>,</w:t></w:r><w:r><w:rPr><w:rFonts w:eastAsia="楷体_GB2312;楷体"/><w:sz w:val="28"/><w:szCs w:val="28"/></w:rPr><w:t>等</w:t></w:r><w:r><w:rPr><w:rFonts w:eastAsia="楷体_GB2312;楷体"/><w:sz w:val="28"/><w:szCs w:val="28"/></w:rPr><w:t>.</w:t></w:r><w:r><w:rPr><w:rFonts w:eastAsia="楷体_GB2312;楷体"/><w:sz w:val="28"/><w:szCs w:val="28"/></w:rPr><w:t>基于改进蚁群算法的机器人避障路径规划</w:t></w:r><w:r><w:rPr><w:rFonts w:eastAsia="楷体_GB2312;楷体"/><w:sz w:val="28"/><w:szCs w:val="28"/></w:rPr><w:t>[J].</w:t></w:r><w:r><w:rPr><w:rFonts w:eastAsia="楷体_GB2312;楷体"/><w:sz w:val="28"/><w:szCs w:val="28"/></w:rPr><w:t>计算机工程与设计</w:t></w:r><w:r><w:rPr><w:rFonts w:eastAsia="楷体_GB2312;楷体"/><w:sz w:val="28"/><w:szCs w:val="28"/></w:rPr><w:t>,2025,46(04):950-958.</w:t></w:r><w:bookmarkEnd w:id="43"/></w:p><w:p><w:pPr><w:pStyle w:val="Normal"/><w:numPr><w:ilvl w:val="0"/><w:numId w:val="2"/></w:numPr><w:spacing w:lineRule="exact" w:line="440"/><w:rPr><w:rFonts w:eastAsia="楷体_GB2312;楷体"/><w:sz w:val="28"/><w:szCs w:val="28"/></w:rPr></w:pPr><w:bookmarkStart w:id="44" w:name="_Ref209392993"/><w:r><w:rPr><w:rFonts w:eastAsia="楷体_GB2312;楷体"/><w:sz w:val="28"/><w:szCs w:val="28"/></w:rPr><w:t>S. Huang, D. Yang, C. Zhong, S. Yan and L. Zhang, &quot;An Improved Ant Colony Optimization Algorithm for Multi-Agent Path Planning,&quot; </w:t></w:r><w:r><w:rPr><w:rFonts w:eastAsia="楷体_GB2312;楷体"/><w:i/><w:iCs/><w:sz w:val="28"/><w:szCs w:val="28"/></w:rPr><w:t>2021 International Conference on Networking Systems of AI (INSAI)</w:t></w:r><w:r><w:rPr><w:rFonts w:eastAsia="楷体_GB2312;楷体"/><w:sz w:val="28"/><w:szCs w:val="28"/></w:rPr><w:t>, Shanghai, China, 2021, pp. 95-100, doi: 10.1109/INSAI54028.2021.00028.</w:t></w:r><w:bookmarkEnd w:id="44"/></w:p><w:p><w:pPr><w:pStyle w:val="Normal"/><w:numPr><w:ilvl w:val="0"/><w:numId w:val="2"/></w:numPr><w:spacing w:lineRule="exact" w:line="440"/><w:rPr><w:rFonts w:eastAsia="楷体_GB2312;楷体"/><w:ins w:id="297" w:author="哲 惠" w:date="2025-09-23T23:54:00Z"></w:ins><w:sz w:val="28"/><w:szCs w:val="28"/></w:rPr></w:pPr><w:bookmarkStart w:id="45" w:name="_Ref209393594"/><w:r><w:rPr><w:rFonts w:eastAsia="楷体_GB2312;楷体"/><w:sz w:val="28"/><w:szCs w:val="28"/></w:rPr><w:t>[1]</w:t></w:r><w:r><w:rPr><w:rFonts w:eastAsia="楷体_GB2312;楷体"/><w:sz w:val="28"/><w:szCs w:val="28"/></w:rPr><w:t>张彪</w:t></w:r><w:r><w:rPr><w:rFonts w:eastAsia="楷体_GB2312;楷体"/><w:sz w:val="28"/><w:szCs w:val="28"/></w:rPr><w:t>,</w:t></w:r><w:r><w:rPr><w:rFonts w:eastAsia="楷体_GB2312;楷体"/><w:sz w:val="28"/><w:szCs w:val="28"/></w:rPr><w:t>李永强</w:t></w:r><w:r><w:rPr><w:rFonts w:eastAsia="楷体_GB2312;楷体"/><w:sz w:val="28"/><w:szCs w:val="28"/></w:rPr><w:t>.</w:t></w:r><w:r><w:rPr><w:rFonts w:eastAsia="楷体_GB2312;楷体"/><w:sz w:val="28"/><w:szCs w:val="28"/></w:rPr><w:t>基于动态寻优蚁群算法的移动机器人路径规划</w:t></w:r><w:r><w:rPr><w:rFonts w:eastAsia="楷体_GB2312;楷体"/><w:sz w:val="28"/><w:szCs w:val="28"/></w:rPr><w:t>[J].</w:t></w:r><w:r><w:rPr><w:rFonts w:eastAsia="楷体_GB2312;楷体"/><w:sz w:val="28"/><w:szCs w:val="28"/></w:rPr><w:t>仪器仪表学报</w:t></w:r><w:r><w:rPr><w:rFonts w:eastAsia="楷体_GB2312;楷体"/><w:sz w:val="28"/><w:szCs w:val="28"/></w:rPr><w:t>,2025,46(03):74-85.DOI:10.19650/j.cnki.cjsi.J2513718.</w:t></w:r><w:bookmarkEnd w:id="45"/></w:p><w:p><w:pPr><w:pStyle w:val="Normal"/><w:numPr><w:ilvl w:val="0"/><w:numId w:val="2"/></w:numPr><w:spacing w:lineRule="exact" w:line="440"/><w:rPr><w:rFonts w:eastAsia="楷体_GB2312;楷体"/><w:ins w:id="299" w:author="哲 惠" w:date="2025-09-23T23:54:00Z"></w:ins><w:sz w:val="28"/><w:szCs w:val="28"/></w:rPr></w:pPr><w:ins w:id="298" w:author="哲 惠" w:date="2025-09-23T23:54:00Z"><w:bookmarkStart w:id="46" w:name="_Ref209564365"/><w:r><w:rPr><w:rFonts w:eastAsia="楷体_GB2312;楷体"/><w:sz w:val="28"/><w:szCs w:val="28"/></w:rPr><w:t>Zhang Q, Li R, Sun J, Wei L, Huang J, Tan Y. Dynamic 3D Point-Cloud-Driven Autonomous Hierarchical Path Planning for Quadruped Robots. Biomimetics (Basel). 2024 Apr 24;9(5):259.</w:t></w:r></w:ins><w:bookmarkEnd w:id="46"/></w:p><w:p><w:pPr><w:pStyle w:val="Normal"/><w:numPr><w:ilvl w:val="0"/><w:numId w:val="2"/></w:numPr><w:spacing w:lineRule="exact" w:line="440"/><w:rPr><w:rFonts w:eastAsia="楷体_GB2312;楷体"/><w:ins w:id="303" w:author="哲 惠" w:date="2025-09-23T23:56:00Z"></w:ins><w:sz w:val="28"/><w:szCs w:val="28"/></w:rPr></w:pPr><w:ins w:id="300" w:author="哲 惠" w:date="2025-09-23T23:56:00Z"><w:bookmarkStart w:id="47" w:name="_Ref209564371"/><w:r><w:rPr><w:rFonts w:eastAsia="楷体_GB2312;楷体"/><w:sz w:val="28"/><w:szCs w:val="28"/></w:rPr><w:t>An improved A* algorithm for generating four-track trajectory planning to adapt to longitudinal rugged terrain. (2025). </w:t></w:r></w:ins><w:ins w:id="301" w:author="哲 惠" w:date="2025-09-23T23:56:00Z"><w:r><w:rPr><w:rFonts w:eastAsia="楷体_GB2312;楷体"/><w:i/><w:iCs/><w:sz w:val="28"/><w:szCs w:val="28"/></w:rPr><w:t>Scientific Reports (Nature Publisher Group), 15</w:t></w:r></w:ins><w:ins w:id="302" w:author="哲 惠" w:date="2025-09-23T23:56:00Z"><w:r><w:rPr><w:rFonts w:eastAsia="楷体_GB2312;楷体"/><w:sz w:val="28"/><w:szCs w:val="28"/></w:rPr><w:t>(1), 6727. doi:https://doi.org/10.1038/s41598-025-90822-6</w:t></w:r></w:ins><w:bookmarkEnd w:id="47"/></w:p><w:p><w:pPr><w:pStyle w:val="Normal"/><w:numPr><w:ilvl w:val="0"/><w:numId w:val="2"/></w:numPr><w:spacing w:lineRule="exact" w:line="440"/><w:rPr><w:rFonts w:eastAsia="楷体_GB2312;楷体"/><w:sz w:val="28"/><w:szCs w:val="28"/></w:rPr></w:pPr><w:ins w:id="304" w:author="哲 惠" w:date="2025-09-23T23:58:00Z"><w:bookmarkStart w:id="48" w:name="_Ref209564387"/><w:r><w:rPr><w:rFonts w:eastAsia="楷体_GB2312;楷体"/><w:sz w:val="28"/><w:szCs w:val="28"/></w:rPr><w:t>[1]</w:t></w:r></w:ins><w:ins w:id="305" w:author="哲 惠" w:date="2025-09-23T23:58:00Z"><w:r><w:rPr><w:rFonts w:eastAsia="楷体_GB2312;楷体"/><w:sz w:val="28"/><w:szCs w:val="28"/></w:rPr><w:t>陈仁祥</w:t></w:r></w:ins><w:ins w:id="306" w:author="哲 惠" w:date="2025-09-23T23:58:00Z"><w:r><w:rPr><w:rFonts w:eastAsia="楷体_GB2312;楷体"/><w:sz w:val="28"/><w:szCs w:val="28"/></w:rPr><w:t>,</w:t></w:r></w:ins><w:ins w:id="307" w:author="哲 惠" w:date="2025-09-23T23:58:00Z"><w:r><w:rPr><w:rFonts w:eastAsia="楷体_GB2312;楷体"/><w:sz w:val="28"/><w:szCs w:val="28"/></w:rPr><w:t>祝宇航</w:t></w:r></w:ins><w:ins w:id="308" w:author="哲 惠" w:date="2025-09-23T23:58:00Z"><w:r><w:rPr><w:rFonts w:eastAsia="楷体_GB2312;楷体"/><w:sz w:val="28"/><w:szCs w:val="28"/></w:rPr><w:t>,</w:t></w:r></w:ins><w:ins w:id="309" w:author="哲 惠" w:date="2025-09-23T23:58:00Z"><w:r><w:rPr><w:rFonts w:eastAsia="楷体_GB2312;楷体"/><w:sz w:val="28"/><w:szCs w:val="28"/></w:rPr><w:t>杨黎霞</w:t></w:r></w:ins><w:ins w:id="310" w:author="哲 惠" w:date="2025-09-23T23:58:00Z"><w:r><w:rPr><w:rFonts w:eastAsia="楷体_GB2312;楷体"/><w:sz w:val="28"/><w:szCs w:val="28"/></w:rPr><w:t>,</w:t></w:r></w:ins><w:ins w:id="311" w:author="哲 惠" w:date="2025-09-23T23:58:00Z"><w:r><w:rPr><w:rFonts w:eastAsia="楷体_GB2312;楷体"/><w:sz w:val="28"/><w:szCs w:val="28"/></w:rPr><w:t>等</w:t></w:r></w:ins><w:ins w:id="312" w:author="哲 惠" w:date="2025-09-23T23:58:00Z"><w:r><w:rPr><w:rFonts w:eastAsia="楷体_GB2312;楷体"/><w:sz w:val="28"/><w:szCs w:val="28"/></w:rPr><w:t>.</w:t></w:r></w:ins><w:ins w:id="313" w:author="哲 惠" w:date="2025-09-23T23:58:00Z"><w:r><w:rPr><w:rFonts w:eastAsia="楷体_GB2312;楷体"/><w:sz w:val="28"/><w:szCs w:val="28"/></w:rPr><w:t>面向复杂山地环境的四足机器人路径规划方法</w:t></w:r></w:ins><w:ins w:id="314" w:author="哲 惠" w:date="2025-09-23T23:58:00Z"><w:r><w:rPr><w:rFonts w:eastAsia="楷体_GB2312;楷体"/><w:sz w:val="28"/><w:szCs w:val="28"/></w:rPr><w:t>[J].</w:t></w:r></w:ins><w:ins w:id="315" w:author="哲 惠" w:date="2025-09-23T23:58:00Z"><w:r><w:rPr><w:rFonts w:eastAsia="楷体_GB2312;楷体"/><w:sz w:val="28"/><w:szCs w:val="28"/></w:rPr><w:t>中国惯性技术学报</w:t></w:r></w:ins><w:ins w:id="316" w:author="哲 惠" w:date="2025-09-23T23:58:00Z"><w:r><w:rPr><w:rFonts w:eastAsia="楷体_GB2312;楷体"/><w:sz w:val="28"/><w:szCs w:val="28"/></w:rPr><w:t>,2024,32(12):1250-1257+1262.</w:t></w:r></w:ins><w:bookmarkEnd w:id="48"/></w:p><w:p><w:pPr><w:pStyle w:val="Normal"/><w:numPr><w:ilvl w:val="0"/><w:numId w:val="2"/></w:numPr><w:spacing w:lineRule="exact" w:line="440"/><w:rPr><w:rFonts w:eastAsia="楷体_GB2312;楷体"/><w:sz w:val="28"/><w:szCs w:val="28"/></w:rPr></w:pPr><w:bookmarkStart w:id="49" w:name="_Ref209393628"/><w:r><w:rPr><w:rFonts w:eastAsia="楷体_GB2312;楷体"/><w:sz w:val="28"/><w:szCs w:val="28"/></w:rPr><w:t>Watkins C J C H .Learning From Delayed Rewards[J].Robotics &amp; Autonomous Systems, 1989.DOI:10.1016/0921-8890(95)00026-C.</w:t></w:r><w:bookmarkEnd w:id="49"/></w:p><w:p><w:pPr><w:pStyle w:val="Normal"/><w:numPr><w:ilvl w:val="0"/><w:numId w:val="2"/></w:numPr><w:spacing w:lineRule="exact" w:line="440"/><w:rPr><w:rFonts w:eastAsia="楷体_GB2312;楷体"/><w:sz w:val="28"/><w:szCs w:val="28"/></w:rPr></w:pPr><w:bookmarkStart w:id="50" w:name="_Ref209393638"/><w:r><w:rPr><w:rFonts w:eastAsia="楷体_GB2312;楷体"/><w:sz w:val="28"/><w:szCs w:val="28"/></w:rPr><w:t>Mnih, Volodymyr et al. “Human-level control through deep reinforcement learning.” </w:t></w:r><w:r><w:rPr><w:rFonts w:eastAsia="楷体_GB2312;楷体"/><w:i/><w:iCs/><w:sz w:val="28"/><w:szCs w:val="28"/></w:rPr><w:t>Nature</w:t></w:r><w:r><w:rPr><w:rFonts w:eastAsia="楷体_GB2312;楷体"/><w:sz w:val="28"/><w:szCs w:val="28"/></w:rPr><w:t> 518 (2015): 529-533.</w:t></w:r><w:bookmarkEnd w:id="50"/></w:p><w:p><w:pPr><w:pStyle w:val="Normal"/><w:numPr><w:ilvl w:val="0"/><w:numId w:val="2"/></w:numPr><w:spacing w:lineRule="exact" w:line="440"/><w:rPr><w:rFonts w:eastAsia="楷体_GB2312;楷体"/><w:sz w:val="28"/><w:szCs w:val="28"/></w:rPr></w:pPr><w:bookmarkStart w:id="51" w:name="_Ref209393647"/><w:r><w:rPr><w:rFonts w:eastAsia="楷体_GB2312;楷体"/><w:sz w:val="28"/><w:szCs w:val="28"/></w:rPr><w:t>Lillicrap T P , Hunt J J , Pritzel A ,et al.Continuous control with deep reinforcement learning[J].Computer ence, 2015.</w:t></w:r><w:bookmarkEnd w:id="51"/></w:p><w:p><w:pPr><w:pStyle w:val="Normal"/><w:numPr><w:ilvl w:val="0"/><w:numId w:val="2"/></w:numPr><w:spacing w:lineRule="exact" w:line="440"/><w:rPr><w:rFonts w:eastAsia="楷体_GB2312;楷体"/><w:sz w:val="28"/><w:szCs w:val="28"/></w:rPr></w:pPr><w:bookmarkStart w:id="52" w:name="_Ref209393659"/><w:r><w:rPr><w:rFonts w:eastAsia="楷体_GB2312;楷体"/><w:sz w:val="28"/><w:szCs w:val="28"/></w:rPr><w:t>Schulman J , Wolski F , Dhariwal P ,et al.Proximal Policy Optimization Algorithms[J].  2017.DOI:10.48550/arXiv.1707.06347.</w:t></w:r><w:bookmarkEnd w:id="52"/></w:p><w:p><w:pPr><w:pStyle w:val="Normal"/><w:numPr><w:ilvl w:val="0"/><w:numId w:val="2"/></w:numPr><w:spacing w:lineRule="exact" w:line="440"/><w:rPr><w:rFonts w:eastAsia="楷体_GB2312;楷体"/><w:ins w:id="317" w:author="哲 惠" w:date="2025-09-24T00:01:00Z"></w:ins><w:sz w:val="28"/><w:szCs w:val="28"/></w:rPr></w:pPr><w:bookmarkStart w:id="53" w:name="_Ref209393670"/><w:r><w:rPr><w:rFonts w:eastAsia="楷体_GB2312;楷体"/><w:sz w:val="28"/><w:szCs w:val="28"/></w:rPr><w:t>Haarnoja T , Zhou A , Hartikainen K ,et al.Soft Actor-Critic Algorithms and Applications[J].  2018.DOI:10.48550/arXiv.1812.05905.</w:t></w:r><w:bookmarkEnd w:id="53"/></w:p><w:p><w:pPr><w:pStyle w:val="Normal"/><w:numPr><w:ilvl w:val="0"/><w:numId w:val="2"/></w:numPr><w:spacing w:lineRule="exact" w:line="440"/><w:rPr><w:rFonts w:eastAsia="楷体_GB2312;楷体"/><w:ins w:id="321" w:author="哲 惠" w:date="2025-09-24T00:01:00Z"></w:ins><w:sz w:val="28"/><w:szCs w:val="28"/></w:rPr></w:pPr><w:ins w:id="318" w:author="哲 惠" w:date="2025-09-24T00:01:00Z"><w:bookmarkStart w:id="54" w:name="_Ref209565202"/><w:r><w:rPr><w:rFonts w:eastAsia="楷体_GB2312;楷体"/><w:sz w:val="28"/><w:szCs w:val="28"/></w:rPr><w:t>Bellegarda, Guillaume et al. “Visual CPG-RL: Learning Central Pattern Generators for Visually-Guided Quadruped Locomotion.” </w:t></w:r></w:ins><w:ins w:id="319" w:author="哲 惠" w:date="2025-09-24T00:01:00Z"><w:r><w:rPr><w:rFonts w:eastAsia="楷体_GB2312;楷体"/><w:i/><w:iCs/><w:sz w:val="28"/><w:szCs w:val="28"/></w:rPr><w:t>2024 IEEE International Conference on Robotics and Automation (ICRA)</w:t></w:r></w:ins><w:ins w:id="320" w:author="哲 惠" w:date="2025-09-24T00:01:00Z"><w:r><w:rPr><w:rFonts w:eastAsia="楷体_GB2312;楷体"/><w:sz w:val="28"/><w:szCs w:val="28"/></w:rPr><w:t> (2022): 1420-1427.</w:t></w:r></w:ins><w:bookmarkEnd w:id="54"/></w:p><w:p><w:pPr><w:pStyle w:val="Normal"/><w:numPr><w:ilvl w:val="0"/><w:numId w:val="2"/></w:numPr><w:spacing w:lineRule="exact" w:line="440"/><w:rPr><w:rFonts w:eastAsia="楷体_GB2312;楷体"/><w:ins w:id="324" w:author="哲 惠" w:date="2025-09-24T00:11:00Z"></w:ins><w:sz w:val="28"/><w:szCs w:val="28"/></w:rPr></w:pPr><w:ins w:id="322" w:author="哲 惠" w:date="2025-09-24T00:11:00Z"><w:bookmarkStart w:id="55" w:name="_Ref209565212"/><w:r><w:rPr><w:rFonts w:eastAsia="楷体_GB2312;楷体"/><w:sz w:val="28"/><w:szCs w:val="28"/></w:rPr><w:t>Yang, Ruihan et al. “</w:t></w:r></w:ins><w:r><w:rPr><w:rFonts w:eastAsia="楷体_GB2312;楷体"/><w:sz w:val="28"/><w:szCs w:val="28"/></w:rPr><w:t>Learning Vision-Guided Quadrupedal Locomotion End-to-End with Cross-Modal Transformers.” </w:t></w:r><w:r><w:rPr><w:rFonts w:eastAsia="楷体_GB2312;楷体"/><w:i/><w:iCs/><w:sz w:val="28"/><w:szCs w:val="28"/></w:rPr><w:t>ArXiv</w:t></w:r><w:r><w:rPr><w:rFonts w:eastAsia="楷体_GB2312;楷体"/><w:sz w:val="28"/><w:szCs w:val="28"/></w:rPr><w:t> abs/21</w:t></w:r><w:ins w:id="323" w:author="哲 惠" w:date="2025-09-24T00:11:00Z"><w:r><w:rPr><w:rFonts w:eastAsia="楷体_GB2312;楷体"/><w:sz w:val="28"/><w:szCs w:val="28"/></w:rPr><w:t>07.03996 (2021): n. pag.</w:t></w:r></w:ins><w:bookmarkEnd w:id="55"/></w:p><w:p><w:pPr><w:pStyle w:val="Normal"/><w:numPr><w:ilvl w:val="0"/><w:numId w:val="2"/></w:numPr><w:spacing w:lineRule="exact" w:line="440"/><w:rPr><w:rFonts w:eastAsia="楷体_GB2312;楷体"/><w:sz w:val="28"/><w:szCs w:val="28"/></w:rPr></w:pPr><w:bookmarkStart w:id="56" w:name="_Ref209565217"/><w:r><w:rPr><w:rFonts w:eastAsia="楷体_GB2312;楷体"/><w:sz w:val="28"/><w:szCs w:val="28"/></w:rPr><w:t>R.Yang, G. Yang and X. Wang, &quot;Neural Volumetric Memory for Visual Locomotion Control,&quot; 2023 IEEE/CVF Conference on Computer Vision and Pattern Recognition (CVPR), Vancouver, BC, Canada, 2023, pp. 1430-1440</w:t></w:r><w:r><w:rPr><w:rFonts w:eastAsia="楷体_GB2312;楷体"/><w:sz w:val="28"/><w:szCs w:val="28"/></w:rPr><w:t>.</w:t></w:r><w:bookmarkEnd w:id="56"/></w:p><w:p><w:pPr><w:pStyle w:val="Normal"/><w:numPr><w:ilvl w:val="0"/><w:numId w:val="2"/></w:numPr><w:spacing w:lineRule="exact" w:line="440"/><w:rPr><w:rFonts w:eastAsia="楷体_GB2312;楷体"/><w:ins w:id="326" w:author="哲 惠" w:date="2025-09-24T00:15:00Z"></w:ins><w:sz w:val="28"/><w:szCs w:val="28"/></w:rPr></w:pPr><w:ins w:id="325" w:author="哲 惠" w:date="2025-09-24T00:15:00Z"><w:bookmarkStart w:id="57" w:name="_Ref209566570"/><w:r><w:rPr><w:rFonts w:eastAsia="楷体_GB2312;楷体"/><w:sz w:val="28"/><w:szCs w:val="28"/></w:rPr><w:t>Ren J, Dai Y, Liu B, Xie P, Wang G. Hierarchical Vision Navigation System for Quadruped Robots with Foothold Adaptation Learning. Sensors (Basel). 2023 May 30;23(11):5194. doi: 10.3390/s23115194. PMID: 37299923; PMCID: PMC10256005.</w:t></w:r></w:ins><w:bookmarkEnd w:id="57"/></w:p><w:p><w:pPr><w:pStyle w:val="Normal"/><w:numPr><w:ilvl w:val="0"/><w:numId w:val="2"/></w:numPr><w:spacing w:lineRule="exact" w:line="440"/><w:rPr><w:rFonts w:eastAsia="楷体_GB2312;楷体"/><w:sz w:val="28"/><w:szCs w:val="28"/></w:rPr></w:pPr><w:ins w:id="327" w:author="哲 惠" w:date="2025-09-24T00:20:00Z"><w:bookmarkStart w:id="58" w:name="_Ref209566576"/><w:r><w:rPr><w:rFonts w:eastAsia="楷体_GB2312;楷体"/><w:sz w:val="28"/><w:szCs w:val="28"/></w:rPr><w:t>Li Y, Chen Z, Wu C, Mao H, Sun P. A Hierarchical Framework for Quadruped Robots Gait Planning Based on DDPG. Biomimetics (Basel). 2023 Aug 22;8(5):382. doi: 10.3390/biomimetics8050382. PMID: 37754133; PMCID: PMC10526411.</w:t></w:r></w:ins><w:bookmarkEnd w:id="58"/></w:p><w:p><w:pPr><w:pStyle w:val="Normal"/><w:numPr><w:ilvl w:val="0"/><w:numId w:val="2"/></w:numPr><w:spacing w:lineRule="exact" w:line="440"/><w:rPr><w:rFonts w:eastAsia="楷体_GB2312;楷体"/><w:sz w:val="28"/><w:szCs w:val="28"/><w:del w:id="331" w:author="哲 惠" w:date="2025-09-24T00:13:00Z"></w:del></w:rPr></w:pPr><w:del w:id="328" w:author="哲 惠" w:date="2025-09-24T00:13:00Z"><w:bookmarkStart w:id="59" w:name="_Ref209393682"/><w:r><w:rPr><w:rFonts w:eastAsia="楷体_GB2312;楷体"/><w:sz w:val="28"/><w:szCs w:val="28"/></w:rPr><w:delText>Q. Shi, M. Liu, S. Zhang and X. Lan, &quot;Reinforcement Learning for Multi-Agent Path Finding in Large-Scale Warehouses via Distributed Policy Evolution,&quot; in </w:delText></w:r></w:del><w:del w:id="329" w:author="哲 惠" w:date="2025-09-24T00:13:00Z"><w:r><w:rPr><w:rFonts w:eastAsia="楷体_GB2312;楷体"/><w:i/><w:iCs/><w:sz w:val="28"/><w:szCs w:val="28"/></w:rPr><w:delText>IEEE Robotics and Automation Letters</w:delText></w:r></w:del><w:del w:id="330" w:author="哲 惠" w:date="2025-09-24T00:13:00Z"><w:r><w:rPr><w:rFonts w:eastAsia="楷体_GB2312;楷体"/><w:sz w:val="28"/><w:szCs w:val="28"/></w:rPr><w:delText>, vol. 10, no. 8, pp. 7843-7850, Aug. 2025, doi: 10.1109/LRA.2025.3579647.</w:delText></w:r></w:del><w:bookmarkEnd w:id="59"/></w:p><w:p><w:pPr><w:pStyle w:val="Normal"/><w:numPr><w:ilvl w:val="0"/><w:numId w:val="2"/></w:numPr><w:spacing w:lineRule="exact" w:line="440"/><w:rPr><w:rFonts w:eastAsia="楷体_GB2312;楷体"/><w:sz w:val="28"/><w:szCs w:val="28"/><w:del w:id="335" w:author="哲 惠" w:date="2025-09-24T00:13:00Z"></w:del></w:rPr></w:pPr><w:del w:id="332" w:author="哲 惠" w:date="2025-09-24T00:13:00Z"><w:bookmarkStart w:id="60" w:name="_Ref209393694"/><w:r><w:rPr><w:rFonts w:eastAsia="楷体_GB2312;楷体"/><w:sz w:val="28"/><w:szCs w:val="28"/></w:rPr><w:delText>Fuchioka, Yuni et al. “OPT-Mimic: Imitation of Optimized Trajectories for Dynamic Quadruped Behaviors.” </w:delText></w:r></w:del><w:del w:id="333" w:author="哲 惠" w:date="2025-09-24T00:13:00Z"><w:r><w:rPr><w:rFonts w:eastAsia="楷体_GB2312;楷体"/><w:i/><w:iCs/><w:sz w:val="28"/><w:szCs w:val="28"/></w:rPr><w:delText>2023 IEEE International Conference on Robotics and Automation (ICRA)</w:delText></w:r></w:del><w:del w:id="334" w:author="哲 惠" w:date="2025-09-24T00:13:00Z"><w:r><w:rPr><w:rFonts w:eastAsia="楷体_GB2312;楷体"/><w:sz w:val="28"/><w:szCs w:val="28"/></w:rPr><w:delText> (2022): 5092-5098.</w:delText></w:r></w:del><w:bookmarkEnd w:id="60"/></w:p><w:p><w:pPr><w:pStyle w:val="Normal"/><w:widowControl w:val="false"/><w:numPr><w:ilvl w:val="0"/><w:numId w:val="2"/></w:numPr><w:bidi w:val="0"/><w:spacing w:lineRule="exact" w:line="440"/><w:ind w:hanging="0"/><w:jc w:val="both"/><w:rPr><w:rFonts w:eastAsia="楷体_GB2312;楷体"/><w:b/><w:b/><w:sz w:val="28"/><w:szCs w:val="28"/></w:rPr></w:pPr><w:r><w:rPr><w:rFonts w:eastAsia="楷体_GB2312;楷体"/><w:b/><w:sz w:val="28"/><w:szCs w:val="28"/></w:rPr><w:t>(</w:t></w:r><w:r><w:rPr><w:rFonts w:eastAsia="楷体_GB2312;楷体"/><w:b/><w:sz w:val="28"/><w:szCs w:val="28"/></w:rPr><w:t>二</w:t></w:r><w:r><w:rPr><w:rFonts w:eastAsia="楷体_GB2312;楷体"/><w:b/><w:sz w:val="28"/><w:szCs w:val="28"/></w:rPr><w:t>)</w:t></w:r><w:r><w:rPr><w:rFonts w:eastAsia="楷体_GB2312;楷体"/><w:b/><w:sz w:val="28"/><w:szCs w:val="28"/></w:rPr><w:t>研究方案</w:t></w:r></w:p><w:p><w:pPr><w:pStyle w:val="Normal"/><w:spacing w:lineRule="exact" w:line="440"/><w:ind w:firstLine="545"/><w:rPr><w:rFonts w:eastAsia="楷体_GB2312;楷体"/><w:sz w:val="28"/><w:szCs w:val="28"/></w:rPr></w:pPr><w:r><w:rPr><w:rFonts w:eastAsia="楷体_GB2312;楷体"/><w:sz w:val="28"/><w:szCs w:val="28"/></w:rPr><w:t xml:space="preserve">1. </w:t></w:r><w:r><w:rPr><w:rFonts w:eastAsia="楷体_GB2312;楷体"/><w:sz w:val="28"/><w:szCs w:val="28"/></w:rPr><w:t>研究内容</w:t></w:r><w:r><w:rPr><w:rFonts w:eastAsia="楷体_GB2312;楷体"/><w:sz w:val="28"/><w:szCs w:val="28"/></w:rPr><w:t>、研究</w:t></w:r><w:r><w:rPr><w:rFonts w:eastAsia="楷体_GB2312;楷体"/><w:sz w:val="28"/><w:szCs w:val="28"/></w:rPr><w:t>目标</w:t></w:r><w:r><w:rPr><w:rFonts w:eastAsia="楷体_GB2312;楷体"/><w:sz w:val="28"/><w:szCs w:val="28"/></w:rPr><w:t>及拟解决的关键科学问题或复杂工程技术问题</w:t></w:r></w:p><w:p><w:pPr><w:pStyle w:val="Normal"/><w:spacing w:lineRule="exact" w:line="440"/><w:ind w:firstLine="545"/><w:rPr><w:rFonts w:eastAsia="楷体_GB2312;楷体"/><w:sz w:val="28"/><w:szCs w:val="28"/></w:rPr></w:pPr><w:r><w:rPr><w:rFonts w:eastAsia="楷体_GB2312;楷体"/><w:sz w:val="28"/><w:szCs w:val="28"/></w:rPr><w:t>1.1</w:t></w:r><w:r><w:rPr><w:rFonts w:eastAsia="楷体_GB2312;楷体"/><w:sz w:val="28"/><w:szCs w:val="28"/></w:rPr><w:t>研究内容</w:t></w:r></w:p><w:p><w:pPr><w:pStyle w:val="Normal"/><w:spacing w:lineRule="exact" w:line="440"/><w:ind w:firstLine="545"/><w:rPr><w:rFonts w:eastAsia="楷体_GB2312;楷体"/><w:sz w:val="28"/><w:szCs w:val="28"/></w:rPr></w:pPr><w:r><w:rPr><w:rFonts w:eastAsia="楷体_GB2312;楷体"/><w:sz w:val="28"/><w:szCs w:val="28"/></w:rPr><w:t>本课题面向</w:t></w:r><w:del w:id="336" w:author="哲 惠" w:date="2025-09-24T11:08:00Z"><w:r><w:rPr><w:rFonts w:eastAsia="楷体_GB2312;楷体"/><w:sz w:val="28"/><w:szCs w:val="28"/></w:rPr><w:delText>复杂环境</w:delText></w:r></w:del><w:ins w:id="337" w:author="wqzhang09@outlook.com" w:date="2025-09-22T20:21:00Z"><w:del w:id="338" w:author="哲 惠" w:date="2025-09-24T11:08:00Z"><w:r><w:rPr><w:rFonts w:eastAsia="楷体_GB2312;楷体"/><w:sz w:val="28"/><w:szCs w:val="28"/></w:rPr><w:delText>（什么环境）</w:delText></w:r></w:del></w:ins><w:ins w:id="339" w:author="哲 惠" w:date="2025-09-24T11:08:00Z"><w:r><w:rPr><w:rFonts w:eastAsia="楷体_GB2312;楷体"/><w:sz w:val="28"/><w:szCs w:val="28"/></w:rPr><w:t>建筑工地</w:t></w:r></w:ins><w:r><w:rPr><w:rFonts w:eastAsia="楷体_GB2312;楷体"/><w:sz w:val="28"/><w:szCs w:val="28"/></w:rPr><w:t>下四足机器人的路径规划问题，研究重点在于</w:t></w:r><w:r><w:rPr><w:rFonts w:eastAsia="楷体_GB2312;楷体"/><w:sz w:val="28"/><w:szCs w:val="28"/></w:rPr><w:t>设计高效的</w:t></w:r><w:del w:id="340" w:author="wqzhang09@outlook.com" w:date="2025-09-22T20:28:00Z"><w:r><w:rPr><w:rFonts w:eastAsia="楷体_GB2312;楷体"/><w:sz w:val="28"/><w:szCs w:val="28"/></w:rPr><w:delText>的</w:delText></w:r></w:del><w:r><w:rPr><w:rFonts w:eastAsia="楷体_GB2312;楷体"/><w:sz w:val="28"/><w:szCs w:val="28"/></w:rPr><w:t>路径规划算法，</w:t></w:r><w:ins w:id="341" w:author="wqzhang09@outlook.com" w:date="2025-09-22T20:28:00Z"><w:r><w:rPr><w:rFonts w:eastAsia="楷体_GB2312;楷体"/><w:sz w:val="28"/><w:szCs w:val="28"/></w:rPr><w:t>同时针对</w:t></w:r></w:ins><w:r><w:rPr><w:rFonts w:eastAsia="楷体_GB2312;楷体"/><w:sz w:val="28"/><w:szCs w:val="28"/></w:rPr><w:t>传统路径规划方法在处理动态环境时存在局限性</w:t></w:r><w:r><w:rPr><w:rFonts w:eastAsia="楷体_GB2312;楷体"/><w:sz w:val="28"/><w:szCs w:val="28"/></w:rPr><w:t>，</w:t></w:r><w:r><w:rPr><w:rFonts w:eastAsia="楷体_GB2312;楷体"/><w:sz w:val="28"/><w:szCs w:val="28"/></w:rPr><w:t>如依赖先验地图、</w:t></w:r><w:ins w:id="342" w:author="wqzhang09@outlook.com" w:date="2025-09-22T20:30:00Z"><w:r><w:rPr><w:rFonts w:eastAsia="楷体_GB2312;楷体"/><w:sz w:val="28"/><w:szCs w:val="28"/></w:rPr><w:t>不满足</w:t></w:r></w:ins><w:r><w:rPr><w:rFonts w:eastAsia="楷体_GB2312;楷体"/><w:sz w:val="28"/><w:szCs w:val="28"/></w:rPr><w:t>实时性</w:t></w:r><w:del w:id="343" w:author="wqzhang09@outlook.com" w:date="2025-09-22T20:29:00Z"><w:r><w:rPr><w:rFonts w:eastAsia="楷体_GB2312;楷体"/><w:sz w:val="28"/><w:szCs w:val="28"/></w:rPr><w:delText>不足</w:delText></w:r></w:del><w:r><w:rPr><w:rFonts w:eastAsia="楷体_GB2312;楷体"/><w:sz w:val="28"/><w:szCs w:val="28"/></w:rPr><w:t>和忽略步态约束</w:t></w:r><w:ins w:id="344" w:author="wqzhang09@outlook.com" w:date="2025-09-22T20:30:00Z"><w:r><w:rPr><w:rFonts w:eastAsia="楷体_GB2312;楷体"/><w:sz w:val="28"/><w:szCs w:val="28"/></w:rPr><w:t>等</w:t></w:r></w:ins><w:ins w:id="345" w:author="哲 惠" w:date="2025-09-24T11:14:00Z"><w:r><w:rPr><w:rFonts w:eastAsia="楷体_GB2312;楷体"/><w:sz w:val="28"/><w:szCs w:val="28"/></w:rPr><w:t>问题</w:t></w:r></w:ins><w:ins w:id="346" w:author="wqzhang09@outlook.com" w:date="2025-09-22T20:30:00Z"><w:r><w:rPr><w:rFonts w:eastAsia="楷体_GB2312;楷体"/><w:sz w:val="28"/><w:szCs w:val="28"/></w:rPr><w:t>，提出</w:t></w:r></w:ins><w:ins w:id="347" w:author="wqzhang09@outlook.com" w:date="2025-09-22T20:31:00Z"><w:r><w:rPr><w:rFonts w:eastAsia="楷体_GB2312;楷体"/><w:sz w:val="28"/><w:szCs w:val="28"/></w:rPr><w:t>一种基于</w:t></w:r></w:ins><w:ins w:id="348" w:author="哲 惠" w:date="2025-09-24T11:13:00Z"><w:r><w:rPr><w:rFonts w:eastAsia="楷体_GB2312;楷体"/><w:sz w:val="28"/><w:szCs w:val="28"/></w:rPr><w:t>多模态感知</w:t></w:r></w:ins><w:ins w:id="349" w:author="wqzhang09@outlook.com" w:date="2025-09-22T20:31:00Z"><w:del w:id="350" w:author="哲 惠" w:date="2025-09-24T11:13:00Z"><w:r><w:rPr><w:rFonts w:eastAsia="楷体_GB2312;楷体"/><w:sz w:val="28"/><w:szCs w:val="28"/></w:rPr><w:delText>。。。</w:delText></w:r></w:del></w:ins><w:ins w:id="351" w:author="wqzhang09@outlook.com" w:date="2025-09-22T20:31:00Z"><w:r><w:rPr><w:rFonts w:eastAsia="楷体_GB2312;楷体"/><w:sz w:val="28"/><w:szCs w:val="28"/></w:rPr><w:t>的</w:t></w:r></w:ins><w:ins w:id="352" w:author="哲 惠" w:date="2025-09-24T11:13:00Z"><w:r><w:rPr><w:rFonts w:eastAsia="楷体_GB2312;楷体"/><w:sz w:val="28"/><w:szCs w:val="28"/></w:rPr><w:t>四</w:t></w:r></w:ins><w:ins w:id="353" w:author="哲 惠" w:date="2025-09-24T11:14:00Z"><w:r><w:rPr><w:rFonts w:eastAsia="楷体_GB2312;楷体"/><w:sz w:val="28"/><w:szCs w:val="28"/></w:rPr><w:t>足</w:t></w:r></w:ins><w:ins w:id="354" w:author="哲 惠" w:date="2025-09-24T11:13:00Z"><w:r><w:rPr><w:rFonts w:eastAsia="楷体_GB2312;楷体"/><w:sz w:val="28"/><w:szCs w:val="28"/></w:rPr><w:t>机器人强化学习路径规划</w:t></w:r></w:ins><w:ins w:id="355" w:author="wqzhang09@outlook.com" w:date="2025-09-22T20:31:00Z"><w:del w:id="356" w:author="哲 惠" w:date="2025-09-24T11:13:00Z"><w:r><w:rPr><w:rFonts w:eastAsia="楷体_GB2312;楷体"/><w:sz w:val="28"/><w:szCs w:val="28"/></w:rPr><w:delText>。。。</w:delText></w:r></w:del></w:ins><w:ins w:id="357" w:author="wqzhang09@outlook.com" w:date="2025-09-22T20:31:00Z"><w:r><w:rPr><w:rFonts w:eastAsia="楷体_GB2312;楷体"/><w:sz w:val="28"/><w:szCs w:val="28"/></w:rPr><w:t>方法</w:t></w:r></w:ins><w:r><w:rPr><w:rFonts w:eastAsia="楷体_GB2312;楷体"/><w:sz w:val="28"/><w:szCs w:val="28"/></w:rPr><w:t>。强化学习以其自适应学习能力</w:t></w:r><w:ins w:id="358" w:author="wqzhang09@outlook.com" w:date="2025-09-22T20:32:00Z"><w:r><w:rPr><w:rFonts w:eastAsia="楷体_GB2312;楷体"/><w:sz w:val="28"/><w:szCs w:val="28"/></w:rPr><w:t>成为当前四足机器人运动规划的研究热点，</w:t></w:r></w:ins><w:del w:id="359" w:author="wqzhang09@outlook.com" w:date="2025-09-22T20:32:00Z"><w:r><w:rPr><w:rFonts w:eastAsia="楷体_GB2312;楷体"/><w:sz w:val="28"/><w:szCs w:val="28"/></w:rPr><w:delText>成</w:delText></w:r></w:del><w:del w:id="360" w:author="wqzhang09@outlook.com" w:date="2025-09-22T20:31:00Z"><w:r><w:rPr><w:rFonts w:eastAsia="楷体_GB2312;楷体"/><w:sz w:val="28"/><w:szCs w:val="28"/></w:rPr><w:delText>为解决这些问题的热门</w:delText></w:r></w:del><w:del w:id="361" w:author="wqzhang09@outlook.com" w:date="2025-09-22T20:32:00Z"><w:r><w:rPr><w:rFonts w:eastAsia="楷体_GB2312;楷体"/><w:sz w:val="28"/><w:szCs w:val="28"/></w:rPr><w:delText>方法</w:delText></w:r></w:del><w:ins w:id="362" w:author="wqzhang09@outlook.com" w:date="2025-09-22T20:32:00Z"><w:del w:id="363" w:author="哲 惠" w:date="2025-09-24T11:14:00Z"><w:r><w:rPr><w:rFonts w:eastAsia="楷体_GB2312;楷体"/><w:sz w:val="28"/><w:szCs w:val="28"/></w:rPr><w:delText>(</w:delText></w:r></w:del></w:ins><w:ins w:id="364" w:author="wqzhang09@outlook.com" w:date="2025-09-22T20:32:00Z"><w:del w:id="365" w:author="哲 惠" w:date="2025-09-24T11:14:00Z"><w:r><w:rPr><w:rFonts w:eastAsia="楷体_GB2312;楷体"/><w:sz w:val="28"/><w:szCs w:val="28"/></w:rPr><w:delText>都解决了就不研究了</w:delText></w:r></w:del></w:ins><w:ins w:id="366" w:author="wqzhang09@outlook.com" w:date="2025-09-22T20:32:00Z"><w:del w:id="367" w:author="哲 惠" w:date="2025-09-24T11:14:00Z"><w:r><w:rPr><w:rFonts w:eastAsia="楷体_GB2312;楷体"/><w:sz w:val="28"/><w:szCs w:val="28"/></w:rPr><w:delText>)</w:delText></w:r></w:del></w:ins><w:del w:id="368" w:author="哲 惠" w:date="2025-09-24T11:14:00Z"><w:r><w:rPr><w:rFonts w:eastAsia="楷体_GB2312;楷体"/><w:sz w:val="28"/><w:szCs w:val="28"/></w:rPr><w:delText>，</w:delText></w:r></w:del><w:r><w:rPr><w:rFonts w:eastAsia="楷体_GB2312;楷体"/><w:sz w:val="28"/><w:szCs w:val="28"/></w:rPr><w:t>其中近端策略优化</w:t></w:r><w:r><w:rPr><w:rFonts w:eastAsia="楷体_GB2312;楷体"/><w:sz w:val="28"/><w:szCs w:val="28"/></w:rPr><w:t>(PPO)</w:t></w:r><w:r><w:rPr><w:rFonts w:eastAsia="楷体_GB2312;楷体"/><w:sz w:val="28"/><w:szCs w:val="28"/></w:rPr><w:t>算法</w:t></w:r><w:r><w:rPr><w:rFonts w:eastAsia="楷体_GB2312;楷体"/><w:sz w:val="28"/><w:szCs w:val="28"/></w:rPr><w:t>作为一种高效的策略梯度算法，适合处理连续动作空间和高维状态</w:t></w:r><w:ins w:id="369" w:author="wqzhang09@outlook.com" w:date="2025-09-22T20:32:00Z"><w:r><w:rPr><w:rFonts w:eastAsia="楷体_GB2312;楷体"/><w:sz w:val="28"/><w:szCs w:val="28"/></w:rPr><w:t>。</w:t></w:r></w:ins><w:del w:id="370" w:author="wqzhang09@outlook.com" w:date="2025-09-22T20:32:00Z"><w:r><w:rPr><w:rFonts w:eastAsia="楷体_GB2312;楷体"/><w:sz w:val="28"/><w:szCs w:val="28"/></w:rPr><w:delText>，</w:delText></w:r></w:del><w:r><w:rPr><w:rFonts w:eastAsia="楷体_GB2312;楷体"/><w:sz w:val="28"/><w:szCs w:val="28"/></w:rPr><w:t>因此本文</w:t></w:r><w:r><w:rPr><w:rFonts w:eastAsia="楷体_GB2312;楷体"/><w:sz w:val="28"/><w:szCs w:val="28"/></w:rPr><w:t>基于</w:t></w:r><w:r><w:rPr><w:rFonts w:eastAsia="楷体_GB2312;楷体"/><w:sz w:val="28"/><w:szCs w:val="28"/></w:rPr><w:t>PPO</w:t></w:r><w:r><w:rPr><w:rFonts w:eastAsia="楷体_GB2312;楷体"/><w:sz w:val="28"/><w:szCs w:val="28"/></w:rPr><w:t>算法，</w:t></w:r><w:ins w:id="371" w:author="哲 惠" w:date="2025-09-24T13:56:00Z"><w:r><w:rPr><w:rFonts w:eastAsia="楷体_GB2312;楷体"/><w:sz w:val="28"/><w:szCs w:val="28"/></w:rPr><w:t>提出</w:t></w:r></w:ins><w:ins w:id="372" w:author="哲 惠" w:date="2025-09-24T13:55:00Z"><w:r><w:rPr><w:rFonts w:eastAsia="楷体_GB2312;楷体"/><w:sz w:val="28"/><w:szCs w:val="28"/></w:rPr><w:t>多模态感知融合机制</w:t></w:r></w:ins><w:del w:id="373" w:author="哲 惠" w:date="2025-09-24T13:55:00Z"><w:r><w:rPr><w:rFonts w:eastAsia="楷体_GB2312;楷体"/><w:sz w:val="28"/><w:szCs w:val="28"/></w:rPr><w:delText>提出优化奖励函数</w:delText></w:r></w:del><w:ins w:id="374" w:author="哲 惠" w:date="2025-09-24T13:56:00Z"><w:r><w:rPr><w:rFonts w:eastAsia="楷体_GB2312;楷体"/><w:sz w:val="28"/><w:szCs w:val="28"/></w:rPr><w:t>与改进强化学习模型</w:t></w:r></w:ins><w:ins w:id="375" w:author="哲 惠" w:date="2025-09-24T13:59:00Z"><w:r><w:rPr><w:rFonts w:eastAsia="楷体_GB2312;楷体"/><w:sz w:val="28"/><w:szCs w:val="28"/></w:rPr><w:t>的方法</w:t></w:r></w:ins><w:del w:id="376" w:author="哲 惠" w:date="2025-09-24T13:56:00Z"><w:r><w:rPr><w:rFonts w:eastAsia="楷体_GB2312;楷体"/><w:sz w:val="28"/><w:szCs w:val="28"/></w:rPr><w:delText>，</w:delText></w:r></w:del><w:ins w:id="377" w:author="哲 惠" w:date="2025-09-24T13:59:00Z"><w:r><w:rPr><w:rFonts w:eastAsia="楷体_GB2312;楷体"/><w:sz w:val="28"/><w:szCs w:val="28"/></w:rPr><w:t>，</w:t></w:r></w:ins><w:del w:id="378" w:author="哲 惠" w:date="2025-09-24T13:59:00Z"><w:r><w:rPr><w:rFonts w:eastAsia="楷体_GB2312;楷体"/><w:sz w:val="28"/><w:szCs w:val="28"/></w:rPr><w:delText>包括设计多目标</w:delText></w:r></w:del><w:del w:id="379" w:author="哲 惠" w:date="2025-09-24T13:59:00Z"><w:r><w:rPr><w:rFonts w:eastAsia="楷体_GB2312;楷体"/><w:sz w:val="28"/><w:szCs w:val="28"/></w:rPr><w:delText>奖励函数</w:delText></w:r></w:del><w:del w:id="380" w:author="哲 惠" w:date="2025-09-24T13:59:00Z"><w:r><w:rPr><w:rFonts w:eastAsia="楷体_GB2312;楷体"/><w:sz w:val="28"/><w:szCs w:val="28"/></w:rPr><w:delText>，</w:delText></w:r></w:del><w:del w:id="381" w:author="哲 惠" w:date="2025-09-24T13:59:00Z"><w:r><w:rPr><w:rFonts w:eastAsia="楷体_GB2312;楷体"/><w:sz w:val="28"/><w:szCs w:val="28"/></w:rPr><w:delText>归一化处理不同指标数量级差异</w:delText></w:r></w:del><w:del w:id="382" w:author="哲 惠" w:date="2025-09-24T13:59:00Z"><w:r><w:rPr><w:rFonts w:eastAsia="楷体_GB2312;楷体"/><w:sz w:val="28"/><w:szCs w:val="28"/></w:rPr><w:delText>，还加入了增强类</w:delText></w:r></w:del><w:del w:id="383" w:author="哲 惠" w:date="2025-09-24T13:59:00Z"><w:r><w:rPr><w:rFonts w:eastAsia="楷体_GB2312;楷体"/><w:sz w:val="28"/><w:szCs w:val="28"/></w:rPr><w:delText>神经网络结构方法</w:delText></w:r></w:del><w:del w:id="384" w:author="哲 惠" w:date="2025-09-24T13:59:00Z"><w:r><w:rPr><w:rFonts w:eastAsia="楷体_GB2312;楷体"/><w:sz w:val="28"/><w:szCs w:val="28"/></w:rPr><w:delText>及</w:delText></w:r></w:del><w:del w:id="385" w:author="哲 惠" w:date="2025-09-24T13:59:00Z"><w:r><w:rPr><w:rFonts w:eastAsia="楷体_GB2312;楷体"/><w:sz w:val="28"/><w:szCs w:val="28"/><w:u w:val="single"/></w:rPr><w:delText>多模态感知融合</w:delText></w:r></w:del><w:ins w:id="386" w:author="wqzhang09@outlook.com" w:date="2025-09-22T20:56:00Z"><w:del w:id="387" w:author="哲 惠" w:date="2025-09-24T13:59:00Z"><w:r><w:rPr><w:rFonts w:eastAsia="楷体_GB2312;楷体"/><w:sz w:val="28"/><w:szCs w:val="28"/></w:rPr><w:delText>（单独拎出来）</w:delText></w:r></w:del></w:ins><w:del w:id="388" w:author="哲 惠" w:date="2025-09-24T13:59:00Z"><w:r><w:rPr><w:rFonts w:eastAsia="楷体_GB2312;楷体"/><w:sz w:val="28"/><w:szCs w:val="28"/></w:rPr><w:delText>，</w:delText></w:r></w:del><w:r><w:rPr><w:rFonts w:eastAsia="楷体_GB2312;楷体"/><w:sz w:val="28"/><w:szCs w:val="28"/></w:rPr><w:t>以提升</w:t></w:r><w:ins w:id="389" w:author="哲 惠" w:date="2025-09-24T14:00:00Z"><w:r><w:rPr><w:rFonts w:eastAsia="楷体_GB2312;楷体"/><w:sz w:val="28"/><w:szCs w:val="28"/></w:rPr><w:t>路径规划</w:t></w:r></w:ins><w:del w:id="390" w:author="哲 惠" w:date="2025-09-24T13:59:00Z"><w:r><w:rPr><w:rFonts w:eastAsia="楷体_GB2312;楷体"/><w:sz w:val="28"/><w:szCs w:val="28"/></w:rPr><w:delText>导航</w:delText></w:r></w:del><w:ins w:id="391" w:author="哲 惠" w:date="2025-09-24T17:11:00Z"><w:r><w:rPr><w:rFonts w:eastAsia="楷体_GB2312;楷体"/><w:sz w:val="28"/><w:szCs w:val="28"/></w:rPr><w:t>效率</w:t></w:r></w:ins><w:del w:id="392" w:author="哲 惠" w:date="2025-09-24T17:11:00Z"><w:r><w:rPr><w:rFonts w:eastAsia="楷体_GB2312;楷体"/><w:sz w:val="28"/><w:szCs w:val="28"/></w:rPr><w:delText>性能</w:delText></w:r></w:del><w:r><w:rPr><w:rFonts w:eastAsia="楷体_GB2312;楷体"/><w:sz w:val="28"/><w:szCs w:val="28"/></w:rPr><w:t>和步态稳定性。</w:t></w:r><w:ins w:id="393" w:author="wqzhang09@outlook.com" w:date="2025-09-22T20:33:00Z"><w:del w:id="394" w:author="哲 惠" w:date="2025-09-24T13:56:00Z"><w:r><w:rPr><w:rFonts w:eastAsia="楷体_GB2312;楷体"/><w:sz w:val="28"/><w:szCs w:val="28"/></w:rPr><w:delText>（</w:delText></w:r></w:del></w:ins><w:ins w:id="395" w:author="wqzhang09@outlook.com" w:date="2025-09-22T20:45:00Z"><w:del w:id="396" w:author="哲 惠" w:date="2025-09-24T13:56:00Z"><w:r><w:rPr><w:rFonts w:eastAsia="楷体_GB2312;楷体"/><w:sz w:val="28"/><w:szCs w:val="28"/></w:rPr><w:delText>针对</w:delText></w:r></w:del></w:ins><w:ins w:id="397" w:author="wqzhang09@outlook.com" w:date="2025-09-22T20:33:00Z"><w:del w:id="398" w:author="哲 惠" w:date="2025-09-24T13:56:00Z"><w:r><w:rPr><w:rFonts w:eastAsia="楷体_GB2312;楷体"/><w:sz w:val="28"/><w:szCs w:val="28"/></w:rPr><w:delText>两个创新点分开说？</w:delText></w:r></w:del></w:ins><w:ins w:id="399" w:author="wqzhang09@outlook.com" w:date="2025-09-22T20:33:00Z"><w:del w:id="400" w:author="哲 惠" w:date="2025-09-24T13:56:00Z"><w:r><w:rPr><w:rFonts w:eastAsia="楷体_GB2312;楷体"/><w:sz w:val="28"/><w:szCs w:val="28"/></w:rPr><w:delText>1</w:delText></w:r></w:del></w:ins><w:ins w:id="401" w:author="wqzhang09@outlook.com" w:date="2025-09-22T20:33:00Z"><w:del w:id="402" w:author="哲 惠" w:date="2025-09-24T13:56:00Z"><w:r><w:rPr><w:rFonts w:eastAsia="楷体_GB2312;楷体"/><w:sz w:val="28"/><w:szCs w:val="28"/></w:rPr><w:delText>，</w:delText></w:r></w:del></w:ins><w:ins w:id="403" w:author="wqzhang09@outlook.com" w:date="2025-09-22T20:34:00Z"><w:del w:id="404" w:author="哲 惠" w:date="2025-09-24T13:56:00Z"><w:r><w:rPr><w:rFonts w:eastAsia="楷体_GB2312;楷体"/><w:sz w:val="28"/><w:szCs w:val="28"/></w:rPr><w:delText>融合</w:delText></w:r></w:del></w:ins><w:ins w:id="405" w:author="wqzhang09@outlook.com" w:date="2025-09-22T20:56:00Z"><w:del w:id="406" w:author="哲 惠" w:date="2025-09-24T13:56:00Z"><w:r><w:rPr><w:rFonts w:eastAsia="楷体_GB2312;楷体"/><w:sz w:val="28"/><w:szCs w:val="28"/></w:rPr><w:delText>多模态</w:delText></w:r></w:del></w:ins><w:ins w:id="407" w:author="wqzhang09@outlook.com" w:date="2025-09-22T20:34:00Z"><w:del w:id="408" w:author="哲 惠" w:date="2025-09-24T13:56:00Z"><w:r><w:rPr><w:rFonts w:eastAsia="楷体_GB2312;楷体"/><w:sz w:val="28"/><w:szCs w:val="28"/></w:rPr><w:delText>感知</w:delText></w:r></w:del></w:ins><w:ins w:id="409" w:author="wqzhang09@outlook.com" w:date="2025-09-22T20:33:00Z"><w:del w:id="410" w:author="哲 惠" w:date="2025-09-24T13:56:00Z"><w:r><w:rPr><w:rFonts w:eastAsia="楷体_GB2312;楷体"/><w:sz w:val="28"/><w:szCs w:val="28"/></w:rPr><w:delText>2</w:delText></w:r></w:del></w:ins><w:ins w:id="411" w:author="wqzhang09@outlook.com" w:date="2025-09-22T20:33:00Z"><w:del w:id="412" w:author="哲 惠" w:date="2025-09-24T13:56:00Z"><w:r><w:rPr><w:rFonts w:eastAsia="楷体_GB2312;楷体"/><w:sz w:val="28"/><w:szCs w:val="28"/></w:rPr><w:delText>，</w:delText></w:r></w:del></w:ins><w:ins w:id="413" w:author="wqzhang09@outlook.com" w:date="2025-09-22T20:34:00Z"><w:del w:id="414" w:author="哲 惠" w:date="2025-09-24T13:56:00Z"><w:r><w:rPr><w:rFonts w:eastAsia="楷体_GB2312;楷体"/><w:sz w:val="28"/><w:szCs w:val="28"/></w:rPr><w:delText>改进强化学习模型</w:delText></w:r></w:del></w:ins><w:ins w:id="415" w:author="wqzhang09@outlook.com" w:date="2025-09-22T20:33:00Z"><w:del w:id="416" w:author="哲 惠" w:date="2025-09-24T13:56:00Z"><w:r><w:rPr><w:rFonts w:eastAsia="楷体_GB2312;楷体"/><w:sz w:val="28"/><w:szCs w:val="28"/></w:rPr><w:delText>）</w:delText></w:r></w:del></w:ins></w:p><w:p><w:pPr><w:pStyle w:val="Normal"/><w:spacing w:lineRule="exact" w:line="440"/><w:ind w:firstLine="545"/><w:rPr><w:rFonts w:eastAsia="楷体_GB2312;楷体"/><w:sz w:val="28"/><w:szCs w:val="28"/></w:rPr></w:pPr><w:r><w:rPr><w:rFonts w:eastAsia="楷体_GB2312;楷体"/><w:sz w:val="28"/><w:szCs w:val="28"/></w:rPr><w:t>具体研究内容包括：</w:t></w:r><w:ins w:id="417" w:author="哲 惠" w:date="2025-09-24T14:00:00Z"><w:r><w:rPr><w:rFonts w:eastAsia="Times New Roman"/><w:sz w:val="28"/><w:szCs w:val="28"/></w:rPr><w:t xml:space="preserve"> </w:t></w:r></w:ins><w:ins w:id="418" w:author="wqzhang09@outlook.com" w:date="2025-09-22T20:33:00Z"><w:del w:id="419" w:author="哲 惠" w:date="2025-09-24T14:00:00Z"><w:r><w:rPr><w:rFonts w:eastAsia="楷体_GB2312;楷体"/><w:sz w:val="28"/><w:szCs w:val="28"/></w:rPr><w:delText>（研究内容和创新点对应起来）</w:delText></w:r></w:del></w:ins></w:p><w:p><w:pPr><w:pStyle w:val="Normal"/><w:spacing w:lineRule="exact" w:line="440"/><w:ind w:firstLine="545"/><w:rPr><w:rFonts w:eastAsia="楷体_GB2312;楷体"/><w:sz w:val="28"/><w:szCs w:val="28"/></w:rPr></w:pPr><w:r><w:rPr><w:rFonts w:eastAsia="楷体_GB2312;楷体"/><w:sz w:val="28"/><w:szCs w:val="28"/></w:rPr><w:t>(1)</w:t></w:r><w:ins w:id="420" w:author="哲 惠" w:date="2025-09-24T14:01:00Z"><w:r><w:rPr></w:rPr><w:t xml:space="preserve"> </w:t></w:r></w:ins><w:ins w:id="421" w:author="哲 惠" w:date="2025-09-24T14:01:00Z"><w:r><w:rPr><w:rFonts w:eastAsia="楷体_GB2312;楷体"/><w:sz w:val="28"/><w:szCs w:val="28"/></w:rPr><w:t>面向动态工地环境的多模态感知建模</w:t></w:r></w:ins><w:del w:id="422" w:author="哲 惠" w:date="2025-09-24T14:01:00Z"><w:r><w:rPr><w:rFonts w:eastAsia="楷体_GB2312;楷体"/><w:sz w:val="28"/><w:szCs w:val="28"/></w:rPr><w:delText>环境建模与多模态感知融合</w:delText></w:r></w:del></w:p><w:p><w:pPr><w:pStyle w:val="Normal"/><w:spacing w:lineRule="exact" w:line="440"/><w:ind w:firstLine="545"/><w:rPr><w:rFonts w:eastAsia="楷体_GB2312;楷体"/><w:sz w:val="28"/><w:szCs w:val="28"/></w:rPr></w:pPr><w:ins w:id="423" w:author="哲 惠" w:date="2025-09-24T14:02:00Z"><w:r><w:rPr><w:rFonts w:eastAsia="楷体_GB2312;楷体"/><w:sz w:val="28"/><w:szCs w:val="28"/></w:rPr><w:t>在建筑工地</w:t></w:r></w:ins><w:ins w:id="424" w:author="哲 惠" w:date="2025-09-24T14:03:00Z"><w:r><w:rPr><w:rFonts w:eastAsia="楷体_GB2312;楷体"/><w:sz w:val="28"/><w:szCs w:val="28"/></w:rPr><w:t>这种</w:t></w:r></w:ins><w:ins w:id="425" w:author="哲 惠" w:date="2025-09-24T14:02:00Z"><w:r><w:rPr><w:rFonts w:eastAsia="楷体_GB2312;楷体"/><w:sz w:val="28"/><w:szCs w:val="28"/></w:rPr><w:t>动态的环境中，</w:t></w:r></w:ins><w:ins w:id="426" w:author="哲 惠" w:date="2025-09-24T14:03:00Z"><w:r><w:rPr><w:rFonts w:eastAsia="楷体_GB2312;楷体"/><w:sz w:val="28"/><w:szCs w:val="28"/></w:rPr><w:t>经典</w:t></w:r></w:ins><w:ins w:id="427" w:author="哲 惠" w:date="2025-09-24T14:02:00Z"><w:r><w:rPr><w:rFonts w:eastAsia="楷体_GB2312;楷体"/><w:sz w:val="28"/><w:szCs w:val="28"/></w:rPr><w:t>路径规划方法往往依赖先验地图，无法充分适应实时变化的环境。为此，本研究提出引入</w:t></w:r></w:ins><w:ins w:id="428" w:author="哲 惠" w:date="2025-09-24T14:02:00Z"><w:r><w:rPr><w:rFonts w:eastAsia="楷体_GB2312;楷体"/><w:b w:val="false"/><w:bCs w:val="false"/><w:sz w:val="28"/><w:szCs w:val="28"/></w:rPr><w:t>多模态感知融合机制</w:t></w:r></w:ins><w:ins w:id="429" w:author="哲 惠" w:date="2025-09-24T14:02:00Z"><w:r><w:rPr><w:rFonts w:eastAsia="楷体_GB2312;楷体"/><w:sz w:val="28"/><w:szCs w:val="28"/></w:rPr><w:t>，综合利用激光雷达、摄像头、</w:t></w:r></w:ins><w:ins w:id="430" w:author="哲 惠" w:date="2025-09-24T14:02:00Z"><w:r><w:rPr><w:rFonts w:eastAsia="楷体_GB2312;楷体"/><w:sz w:val="28"/><w:szCs w:val="28"/></w:rPr><w:t>IMU</w:t></w:r></w:ins><w:ins w:id="431" w:author="哲 惠" w:date="2025-09-24T14:02:00Z"><w:r><w:rPr><w:rFonts w:eastAsia="楷体_GB2312;楷体"/><w:sz w:val="28"/><w:szCs w:val="28"/></w:rPr><w:t>等多源传感器数据，获取更加全面和准确的环境信息。</w:t></w:r></w:ins><w:ins w:id="432" w:author="哲 惠" w:date="2025-09-24T17:14:00Z"><w:r><w:rPr><w:rFonts w:eastAsia="楷体_GB2312;楷体"/><w:sz w:val="28"/><w:szCs w:val="28"/></w:rPr><w:t>再</w:t></w:r></w:ins><w:ins w:id="433" w:author="哲 惠" w:date="2025-09-24T14:02:00Z"><w:r><w:rPr><w:rFonts w:eastAsia="楷体_GB2312;楷体"/><w:sz w:val="28"/><w:szCs w:val="28"/></w:rPr><w:t>通过</w:t></w:r></w:ins><w:ins w:id="434" w:author="哲 惠" w:date="2025-09-24T17:29:00Z"><w:r><w:rPr><w:rFonts w:eastAsia="楷体_GB2312;楷体"/><w:sz w:val="28"/><w:szCs w:val="28"/></w:rPr><w:t>增强后的</w:t></w:r></w:ins><w:ins w:id="435" w:author="哲 惠" w:date="2025-09-24T17:14:00Z"><w:r><w:rPr><w:rFonts w:eastAsia="楷体_GB2312;楷体"/><w:sz w:val="28"/><w:szCs w:val="28"/></w:rPr><w:t>神经网络提取特征，将这些</w:t></w:r></w:ins><w:ins w:id="436" w:author="哲 惠" w:date="2025-09-24T14:02:00Z"><w:r><w:rPr><w:rFonts w:eastAsia="楷体_GB2312;楷体"/><w:sz w:val="28"/><w:szCs w:val="28"/></w:rPr><w:t>多模态感知</w:t></w:r></w:ins><w:ins w:id="437" w:author="哲 惠" w:date="2025-09-24T17:14:00Z"><w:r><w:rPr><w:rFonts w:eastAsia="楷体_GB2312;楷体"/><w:sz w:val="28"/><w:szCs w:val="28"/></w:rPr><w:t>进行</w:t></w:r></w:ins><w:ins w:id="438" w:author="哲 惠" w:date="2025-09-24T14:02:00Z"><w:r><w:rPr><w:rFonts w:eastAsia="楷体_GB2312;楷体"/><w:sz w:val="28"/><w:szCs w:val="28"/></w:rPr><w:t>融合，不仅</w:t></w:r></w:ins><w:ins w:id="439" w:author="哲 惠" w:date="2025-09-24T14:04:00Z"><w:r><w:rPr><w:rFonts w:eastAsia="楷体_GB2312;楷体"/><w:sz w:val="28"/><w:szCs w:val="28"/></w:rPr><w:t>可以提升</w:t></w:r></w:ins><w:ins w:id="440" w:author="哲 惠" w:date="2025-09-24T14:02:00Z"><w:r><w:rPr><w:rFonts w:eastAsia="楷体_GB2312;楷体"/><w:sz w:val="28"/><w:szCs w:val="28"/></w:rPr><w:t>四足机器人对环境的建模能力，还增强了其对</w:t></w:r></w:ins><w:ins w:id="441" w:author="哲 惠" w:date="2025-09-24T14:04:00Z"><w:r><w:rPr><w:rFonts w:eastAsia="楷体_GB2312;楷体"/><w:sz w:val="28"/><w:szCs w:val="28"/></w:rPr><w:t>工人，</w:t></w:r></w:ins><w:ins w:id="442" w:author="哲 惠" w:date="2025-09-24T14:05:00Z"><w:r><w:rPr><w:rFonts w:eastAsia="楷体_GB2312;楷体"/><w:sz w:val="28"/><w:szCs w:val="28"/></w:rPr><w:t>设备等</w:t></w:r></w:ins><w:ins w:id="443" w:author="哲 惠" w:date="2025-09-24T14:02:00Z"><w:r><w:rPr><w:rFonts w:eastAsia="楷体_GB2312;楷体"/><w:sz w:val="28"/><w:szCs w:val="28"/></w:rPr><w:t>动态障碍物的适应性，从而为后续的路径规划和步态控制提供了更为可靠的输入数据支撑。</w:t></w:r></w:ins><w:del w:id="444" w:author="哲 惠" w:date="2025-09-24T14:02:00Z"><w:r><w:rPr><w:rFonts w:eastAsia="楷体_GB2312;楷体"/><w:sz w:val="28"/><w:szCs w:val="28"/></w:rPr><w:delText>本研究基于多传感器数据</w:delText></w:r></w:del><w:del w:id="445" w:author="哲 惠" w:date="2025-09-24T14:02:00Z"><w:r><w:rPr><w:rFonts w:eastAsia="楷体_GB2312;楷体"/><w:sz w:val="28"/><w:szCs w:val="28"/></w:rPr><w:delText>，主要有激光雷达</w:delText></w:r></w:del><w:del w:id="446" w:author="哲 惠" w:date="2025-09-24T14:02:00Z"><w:r><w:rPr><w:rFonts w:eastAsia="楷体_GB2312;楷体"/><w:sz w:val="28"/><w:szCs w:val="28"/></w:rPr><w:delText>、摄像头、</w:delText></w:r></w:del><w:del w:id="447" w:author="哲 惠" w:date="2025-09-24T14:02:00Z"><w:r><w:rPr><w:rFonts w:eastAsia="楷体_GB2312;楷体"/><w:sz w:val="28"/><w:szCs w:val="28"/></w:rPr><w:delText>IMU</w:delText></w:r></w:del><w:del w:id="448" w:author="哲 惠" w:date="2025-09-24T14:02:00Z"><w:r><w:rPr><w:rFonts w:eastAsia="楷体_GB2312;楷体"/><w:sz w:val="28"/><w:szCs w:val="28"/></w:rPr><w:delText>构建动态三维环境模型，融合地形起伏、障碍分布和动态元素信息。考虑四足机器人的多自由度腿部协同和姿态调整</w:delText></w:r></w:del><w:del w:id="449" w:author="哲 惠" w:date="2025-09-24T14:02:00Z"><w:r><w:rPr><w:rFonts w:eastAsia="楷体_GB2312;楷体"/><w:sz w:val="28"/><w:szCs w:val="28"/></w:rPr><w:delText>等</w:delText></w:r></w:del><w:del w:id="450" w:author="哲 惠" w:date="2025-09-24T14:02:00Z"><w:r><w:rPr><w:rFonts w:eastAsia="楷体_GB2312;楷体"/><w:sz w:val="28"/><w:szCs w:val="28"/></w:rPr><w:delText>运动学特性，设计状态空间，包含关节角度、速度和外部环境。融合视觉</w:delText></w:r></w:del><w:del w:id="451" w:author="哲 惠" w:date="2025-09-24T14:02:00Z"><w:r><w:rPr><w:rFonts w:eastAsia="楷体_GB2312;楷体"/><w:sz w:val="28"/><w:szCs w:val="28"/></w:rPr><w:delText>感知</w:delText></w:r></w:del><w:del w:id="452" w:author="哲 惠" w:date="2025-09-24T14:02:00Z"><w:r><w:rPr><w:rFonts w:eastAsia="楷体_GB2312;楷体"/><w:sz w:val="28"/><w:szCs w:val="28"/></w:rPr><w:delText>与</w:delText></w:r></w:del><w:del w:id="453" w:author="哲 惠" w:date="2025-09-24T14:02:00Z"><w:r><w:rPr><w:rFonts w:eastAsia="楷体_GB2312;楷体"/><w:sz w:val="28"/><w:szCs w:val="28"/></w:rPr><w:delText>本体感知数据，</w:delText></w:r></w:del><w:del w:id="454" w:author="哲 惠" w:date="2025-09-24T14:02:00Z"><w:r><w:rPr><w:rFonts w:eastAsia="楷体_GB2312;楷体"/><w:sz w:val="28"/><w:szCs w:val="28"/></w:rPr><w:delText>为</w:delText></w:r></w:del><w:del w:id="455" w:author="哲 惠" w:date="2025-09-24T14:02:00Z"><w:r><w:rPr><w:rFonts w:eastAsia="楷体_GB2312;楷体"/><w:sz w:val="28"/><w:szCs w:val="28"/></w:rPr><w:delText>算法</w:delText></w:r></w:del><w:del w:id="456" w:author="哲 惠" w:date="2025-09-24T14:02:00Z"><w:r><w:rPr><w:rFonts w:eastAsia="楷体_GB2312;楷体"/><w:sz w:val="28"/><w:szCs w:val="28"/></w:rPr><w:delText>提供丰富状态输入，解决环境不确定性带来的建模难题</w:delText></w:r></w:del><w:del w:id="457" w:author="哲 惠" w:date="2025-09-24T14:02:00Z"><w:r><w:rPr><w:rFonts w:eastAsia="楷体_GB2312;楷体"/><w:sz w:val="28"/><w:szCs w:val="28"/></w:rPr><w:delText>。</w:delText></w:r></w:del></w:p><w:p><w:pPr><w:pStyle w:val="Normal"/><w:spacing w:lineRule="exact" w:line="440"/><w:ind w:firstLine="545"/><w:rPr><w:rFonts w:eastAsia="楷体_GB2312;楷体"/><w:ins w:id="463" w:author="哲 惠" w:date="2025-09-24T14:12:00Z"></w:ins><w:sz w:val="28"/><w:szCs w:val="28"/></w:rPr></w:pPr><w:r><w:rPr><w:rFonts w:eastAsia="楷体_GB2312;楷体"/><w:sz w:val="28"/><w:szCs w:val="28"/></w:rPr><w:t>(2)</w:t></w:r><w:del w:id="458" w:author="哲 惠" w:date="2025-09-24T14:01:00Z"><w:r><w:rPr><w:rFonts w:eastAsia="楷体_GB2312;楷体"/><w:sz w:val="28"/><w:szCs w:val="28"/></w:rPr><w:delText>PPO</w:delText></w:r></w:del><w:del w:id="459" w:author="哲 惠" w:date="2025-09-24T14:01:00Z"><w:r><w:rPr><w:rFonts w:eastAsia="楷体_GB2312;楷体"/><w:sz w:val="28"/><w:szCs w:val="28"/></w:rPr><w:delText>奖励函数优化与网络模块设计</w:delText></w:r></w:del><w:ins w:id="460" w:author="哲 惠" w:date="2025-09-24T14:01:00Z"><w:r><w:rPr><w:rFonts w:eastAsia="楷体_GB2312;楷体"/><w:sz w:val="28"/><w:szCs w:val="28"/></w:rPr><w:t>基于改进</w:t></w:r></w:ins><w:ins w:id="461" w:author="哲 惠" w:date="2025-09-24T14:01:00Z"><w:r><w:rPr><w:rFonts w:eastAsia="楷体_GB2312;楷体"/><w:sz w:val="28"/><w:szCs w:val="28"/></w:rPr><w:t>PPO</w:t></w:r></w:ins><w:ins w:id="462" w:author="哲 惠" w:date="2025-09-24T14:01:00Z"><w:r><w:rPr><w:rFonts w:eastAsia="楷体_GB2312;楷体"/><w:sz w:val="28"/><w:szCs w:val="28"/></w:rPr><w:t>的路径规划与步态优化方法</w:t></w:r></w:ins></w:p><w:p><w:pPr><w:pStyle w:val="Normal"/><w:spacing w:lineRule="exact" w:line="440"/><w:ind w:firstLine="545"/><w:rPr><w:rFonts w:eastAsia="楷体_GB2312;楷体"/><w:sz w:val="28"/><w:szCs w:val="28"/></w:rPr></w:pPr><w:ins w:id="464" w:author="哲 惠" w:date="2025-09-24T14:15:00Z"><w:r><w:rPr><w:rFonts w:eastAsia="楷体_GB2312;楷体"/><w:sz w:val="28"/><w:szCs w:val="28"/></w:rPr><w:t>针对四足机器人路径规划中</w:t></w:r></w:ins><w:ins w:id="465" w:author="哲 惠" w:date="2025-09-24T14:15:00Z"><w:r><w:rPr><w:rFonts w:eastAsia="楷体_GB2312;楷体"/><w:sz w:val="28"/><w:szCs w:val="28"/></w:rPr><w:t>路径规划</w:t></w:r></w:ins><w:ins w:id="466" w:author="哲 惠" w:date="2025-09-24T14:15:00Z"><w:r><w:rPr><w:rFonts w:eastAsia="楷体_GB2312;楷体"/><w:sz w:val="28"/><w:szCs w:val="28"/></w:rPr><w:t>与步态</w:t></w:r></w:ins><w:ins w:id="467" w:author="哲 惠" w:date="2025-09-24T14:15:00Z"><w:r><w:rPr><w:rFonts w:eastAsia="楷体_GB2312;楷体"/><w:sz w:val="28"/><w:szCs w:val="28"/></w:rPr><w:t>耦合</w:t></w:r></w:ins><w:ins w:id="468" w:author="哲 惠" w:date="2025-09-24T14:15:00Z"><w:r><w:rPr><w:rFonts w:eastAsia="楷体_GB2312;楷体"/><w:sz w:val="28"/><w:szCs w:val="28"/></w:rPr><w:t>的挑战</w:t></w:r></w:ins><w:ins w:id="469" w:author="哲 惠" w:date="2025-09-24T14:15:00Z"><w:r><w:rPr><w:rFonts w:eastAsia="楷体_GB2312;楷体"/><w:sz w:val="28"/><w:szCs w:val="28"/></w:rPr><w:t>，本文</w:t></w:r></w:ins><w:ins w:id="470" w:author="哲 惠" w:date="2025-09-24T15:09:00Z"><w:r><w:rPr><w:rFonts w:eastAsia="楷体_GB2312;楷体"/><w:sz w:val="28"/><w:szCs w:val="28"/></w:rPr><w:t>设计</w:t></w:r></w:ins><w:ins w:id="471" w:author="哲 惠" w:date="2025-09-24T14:16:00Z"><w:r><w:rPr><w:rFonts w:eastAsia="楷体_GB2312;楷体"/><w:sz w:val="28"/><w:szCs w:val="28"/></w:rPr><w:t>了</w:t></w:r></w:ins><w:ins w:id="472" w:author="哲 惠" w:date="2025-09-24T14:12:00Z"><w:r><w:rPr><w:rFonts w:eastAsia="楷体_GB2312;楷体"/><w:sz w:val="28"/><w:szCs w:val="28"/></w:rPr><w:t>多目标奖励函数，</w:t></w:r></w:ins><w:ins w:id="473" w:author="哲 惠" w:date="2025-09-24T14:13:00Z"><w:r><w:rPr><w:rFonts w:eastAsia="楷体_GB2312;楷体"/><w:sz w:val="28"/><w:szCs w:val="28"/></w:rPr><w:t>包括</w:t></w:r></w:ins><w:ins w:id="474" w:author="哲 惠" w:date="2025-09-24T14:13:00Z"><w:r><w:rPr><w:rFonts w:eastAsia="楷体_GB2312;楷体"/><w:sz w:val="28"/><w:szCs w:val="28"/></w:rPr><w:t>避障奖励，</w:t></w:r></w:ins><w:ins w:id="475" w:author="哲 惠" w:date="2025-09-24T14:13:00Z"><w:r><w:rPr><w:rFonts w:eastAsia="楷体_GB2312;楷体"/><w:sz w:val="28"/><w:szCs w:val="28"/></w:rPr><w:t>路径进度奖励、基于</w:t></w:r></w:ins><w:ins w:id="476" w:author="哲 惠" w:date="2025-09-24T14:13:00Z"><w:r><w:rPr><w:rFonts w:eastAsia="楷体_GB2312;楷体"/><w:sz w:val="28"/><w:szCs w:val="28"/></w:rPr><w:t>IMU</w:t></w:r></w:ins><w:ins w:id="477" w:author="哲 惠" w:date="2025-09-24T14:13:00Z"><w:r><w:rPr><w:rFonts w:eastAsia="楷体_GB2312;楷体"/><w:sz w:val="28"/><w:szCs w:val="28"/></w:rPr><w:t>数据的最小重心偏差</w:t></w:r></w:ins><w:ins w:id="478" w:author="哲 惠" w:date="2025-09-24T14:13:00Z"><w:r><w:rPr><w:rFonts w:eastAsia="楷体_GB2312;楷体"/><w:sz w:val="28"/><w:szCs w:val="28"/></w:rPr><w:t>的</w:t></w:r></w:ins><w:ins w:id="479" w:author="哲 惠" w:date="2025-09-24T14:13:00Z"><w:r><w:rPr><w:rFonts w:eastAsia="楷体_GB2312;楷体"/><w:sz w:val="28"/><w:szCs w:val="28"/></w:rPr><w:t>姿态稳定</w:t></w:r></w:ins><w:ins w:id="480" w:author="哲 惠" w:date="2025-09-24T14:13:00Z"><w:r><w:rPr><w:rFonts w:eastAsia="楷体_GB2312;楷体"/><w:sz w:val="28"/><w:szCs w:val="28"/></w:rPr><w:t>奖励</w:t></w:r></w:ins><w:ins w:id="481" w:author="哲 惠" w:date="2025-09-24T14:13:00Z"><w:r><w:rPr><w:rFonts w:eastAsia="楷体_GB2312;楷体"/><w:sz w:val="28"/><w:szCs w:val="28"/></w:rPr><w:t>、和步态平滑奖励</w:t></w:r></w:ins><w:ins w:id="482" w:author="哲 惠" w:date="2025-09-24T14:13:00Z"><w:r><w:rPr><w:rFonts w:eastAsia="楷体_GB2312;楷体"/><w:sz w:val="28"/><w:szCs w:val="28"/></w:rPr><w:t>等，</w:t></w:r></w:ins><w:ins w:id="483" w:author="哲 惠" w:date="2025-09-24T14:12:00Z"><w:r><w:rPr><w:rFonts w:eastAsia="楷体_GB2312;楷体"/><w:sz w:val="28"/><w:szCs w:val="28"/></w:rPr><w:t>兼顾导航效率与步态稳定性</w:t></w:r></w:ins><w:ins w:id="484" w:author="哲 惠" w:date="2025-09-24T14:14:00Z"><w:r><w:rPr><w:rFonts w:eastAsia="楷体_GB2312;楷体"/><w:sz w:val="28"/><w:szCs w:val="28"/></w:rPr><w:t>，并</w:t></w:r></w:ins><w:ins w:id="485" w:author="哲 惠" w:date="2025-09-24T14:12:00Z"><w:r><w:rPr><w:rFonts w:eastAsia="楷体_GB2312;楷体"/><w:sz w:val="28"/><w:szCs w:val="28"/></w:rPr><w:t>采用归一化处理</w:t></w:r></w:ins><w:ins w:id="486" w:author="哲 惠" w:date="2025-09-24T17:16:00Z"><w:r><w:rPr><w:rFonts w:eastAsia="楷体_GB2312;楷体"/><w:sz w:val="28"/><w:szCs w:val="28"/></w:rPr><w:t>平衡</w:t></w:r></w:ins><w:ins w:id="487" w:author="哲 惠" w:date="2025-09-24T14:16:00Z"><w:r><w:rPr><w:rFonts w:eastAsia="楷体_GB2312;楷体"/><w:sz w:val="28"/><w:szCs w:val="28"/></w:rPr><w:t>各奖励项对策略优化的贡献</w:t></w:r></w:ins><w:ins w:id="488" w:author="哲 惠" w:date="2025-09-24T14:16:00Z"><w:r><w:rPr><w:rFonts w:eastAsia="楷体_GB2312;楷体"/><w:sz w:val="28"/><w:szCs w:val="28"/></w:rPr><w:t>，</w:t></w:r></w:ins><w:ins w:id="489" w:author="哲 惠" w:date="2025-09-24T14:12:00Z"><w:r><w:rPr><w:rFonts w:eastAsia="楷体_GB2312;楷体"/><w:sz w:val="28"/><w:szCs w:val="28"/></w:rPr><w:t>保证训练过程的平衡与稳定</w:t></w:r></w:ins><w:ins w:id="490" w:author="哲 惠" w:date="2025-09-24T14:14:00Z"><w:r><w:rPr><w:rFonts w:eastAsia="楷体_GB2312;楷体"/><w:sz w:val="28"/><w:szCs w:val="28"/></w:rPr><w:t>。此外，</w:t></w:r></w:ins><w:ins w:id="491" w:author="哲 惠" w:date="2025-09-24T14:16:00Z"><w:r><w:rPr><w:rFonts w:eastAsia="楷体_GB2312;楷体"/><w:sz w:val="28"/><w:szCs w:val="28"/></w:rPr><w:t>在</w:t></w:r></w:ins><w:ins w:id="492" w:author="哲 惠" w:date="2025-09-24T14:16:00Z"><w:r><w:rPr><w:rFonts w:eastAsia="楷体_GB2312;楷体"/><w:sz w:val="28"/><w:szCs w:val="28"/></w:rPr><w:t>PPO</w:t></w:r></w:ins><w:ins w:id="493" w:author="哲 惠" w:date="2025-09-24T14:16:00Z"><w:r><w:rPr><w:rFonts w:eastAsia="楷体_GB2312;楷体"/><w:sz w:val="28"/><w:szCs w:val="28"/></w:rPr><w:t>的</w:t></w:r></w:ins><w:ins w:id="494" w:author="哲 惠" w:date="2025-09-24T14:16:00Z"><w:r><w:rPr><w:rFonts w:eastAsia="楷体_GB2312;楷体"/><w:sz w:val="28"/><w:szCs w:val="28"/></w:rPr><w:t>Actor-Critic</w:t></w:r></w:ins><w:ins w:id="495" w:author="哲 惠" w:date="2025-09-24T14:16:00Z"><w:r><w:rPr><w:rFonts w:eastAsia="楷体_GB2312;楷体"/><w:sz w:val="28"/><w:szCs w:val="28"/></w:rPr><w:t>网络中</w:t></w:r></w:ins><w:ins w:id="496" w:author="哲 惠" w:date="2025-09-24T14:16:00Z"><w:r><w:rPr><w:rFonts w:eastAsia="楷体_GB2312;楷体"/><w:sz w:val="28"/><w:szCs w:val="28"/></w:rPr><w:t>加入</w:t></w:r></w:ins><w:ins w:id="497" w:author="哲 惠" w:date="2025-09-24T14:16:00Z"><w:r><w:rPr><w:rFonts w:eastAsia="楷体_GB2312;楷体"/><w:sz w:val="28"/><w:szCs w:val="28"/></w:rPr><w:t>残差块</w:t></w:r></w:ins><w:ins w:id="498" w:author="哲 惠" w:date="2025-09-24T14:16:00Z"><w:r><w:rPr><w:rFonts w:eastAsia="楷体_GB2312;楷体"/><w:sz w:val="28"/><w:szCs w:val="28"/></w:rPr><w:t>(</w:t></w:r></w:ins><w:ins w:id="499" w:author="哲 惠" w:date="2025-09-24T14:16:00Z"><w:r><w:rPr><w:rFonts w:eastAsia="楷体_GB2312;楷体"/><w:sz w:val="28"/><w:szCs w:val="28"/></w:rPr><w:t>ResBlock</w:t></w:r></w:ins><w:ins w:id="500" w:author="哲 惠" w:date="2025-09-24T14:16:00Z"><w:r><w:rPr><w:rFonts w:eastAsia="楷体_GB2312;楷体"/><w:sz w:val="28"/><w:szCs w:val="28"/></w:rPr><w:t>)</w:t></w:r></w:ins><w:ins w:id="501" w:author="哲 惠" w:date="2025-09-24T14:16:00Z"><w:r><w:rPr><w:rFonts w:eastAsia="楷体_GB2312;楷体"/><w:sz w:val="28"/><w:szCs w:val="28"/></w:rPr><w:t>，通过残差连接增强高维状态的特征提取能力，</w:t></w:r></w:ins><w:ins w:id="502" w:author="哲 惠" w:date="2025-09-24T14:12:00Z"><w:r><w:rPr><w:rFonts w:eastAsia="楷体_GB2312;楷体"/><w:sz w:val="28"/><w:szCs w:val="28"/></w:rPr><w:t>提高策略泛化性能。</w:t></w:r></w:ins></w:p><w:p><w:pPr><w:pStyle w:val="Normal"/><w:spacing w:lineRule="exact" w:line="440"/><w:ind w:firstLine="545"/><w:rPr><w:rFonts w:eastAsia="楷体_GB2312;楷体"/><w:sz w:val="28"/><w:szCs w:val="28"/><w:del w:id="530" w:author="哲 惠" w:date="2025-09-24T14:16:00Z"></w:del></w:rPr></w:pPr><w:del w:id="503" w:author="哲 惠" w:date="2025-09-24T14:16:00Z"><w:r><w:rPr><w:rFonts w:eastAsia="楷体_GB2312;楷体"/><w:sz w:val="28"/><w:szCs w:val="28"/></w:rPr><w:delText>针对四足机器人路径规划中步态与姿态耦合的挑战，</w:delText></w:r></w:del><w:del w:id="504" w:author="哲 惠" w:date="2025-09-24T14:16:00Z"><w:r><w:rPr><w:rFonts w:eastAsia="楷体_GB2312;楷体"/><w:sz w:val="28"/><w:szCs w:val="28"/></w:rPr><w:delText>本文</w:delText></w:r></w:del><w:del w:id="505" w:author="哲 惠" w:date="2025-09-24T14:16:00Z"><w:r><w:rPr><w:rFonts w:eastAsia="楷体_GB2312;楷体"/><w:sz w:val="28"/><w:szCs w:val="28"/></w:rPr><w:delText>设计多目标形式</w:delText></w:r></w:del><w:del w:id="506" w:author="哲 惠" w:date="2025-09-24T14:16:00Z"><w:r><w:rPr><w:rFonts w:eastAsia="楷体_GB2312;楷体"/><w:sz w:val="28"/><w:szCs w:val="28"/></w:rPr><w:delText>的</w:delText></w:r></w:del><w:del w:id="507" w:author="哲 惠" w:date="2025-09-24T14:16:00Z"><w:r><w:rPr><w:rFonts w:eastAsia="楷体_GB2312;楷体"/><w:sz w:val="28"/><w:szCs w:val="28"/></w:rPr><w:delText>PPO</w:delText></w:r></w:del><w:del w:id="508" w:author="哲 惠" w:date="2025-09-24T14:16:00Z"><w:r><w:rPr><w:rFonts w:eastAsia="楷体_GB2312;楷体"/><w:sz w:val="28"/><w:szCs w:val="28"/></w:rPr><w:delText>奖励函数</w:delText></w:r></w:del><w:del w:id="509" w:author="哲 惠" w:date="2025-09-24T14:16:00Z"><w:r><w:rPr><w:rFonts w:eastAsia="楷体_GB2312;楷体"/><w:sz w:val="28"/><w:szCs w:val="28"/></w:rPr><w:delText>，包括</w:delText></w:r></w:del><w:del w:id="510" w:author="哲 惠" w:date="2025-09-24T14:16:00Z"><w:r><w:rPr><w:rFonts w:eastAsia="楷体_GB2312;楷体"/><w:sz w:val="28"/><w:szCs w:val="28"/></w:rPr><w:delText>避障奖励，</w:delText></w:r></w:del><w:del w:id="511" w:author="哲 惠" w:date="2025-09-24T14:16:00Z"><w:r><w:rPr><w:rFonts w:eastAsia="楷体_GB2312;楷体"/><w:sz w:val="28"/><w:szCs w:val="28"/></w:rPr><w:delText>路径进度奖励、基于</w:delText></w:r></w:del><w:del w:id="512" w:author="哲 惠" w:date="2025-09-24T14:16:00Z"><w:r><w:rPr><w:rFonts w:eastAsia="楷体_GB2312;楷体"/><w:sz w:val="28"/><w:szCs w:val="28"/></w:rPr><w:delText>IMU</w:delText></w:r></w:del><w:del w:id="513" w:author="哲 惠" w:date="2025-09-24T14:16:00Z"><w:r><w:rPr><w:rFonts w:eastAsia="楷体_GB2312;楷体"/><w:sz w:val="28"/><w:szCs w:val="28"/></w:rPr><w:delText>数据的最小重心偏差</w:delText></w:r></w:del><w:del w:id="514" w:author="哲 惠" w:date="2025-09-24T14:16:00Z"><w:r><w:rPr><w:rFonts w:eastAsia="楷体_GB2312;楷体"/><w:sz w:val="28"/><w:szCs w:val="28"/></w:rPr><w:delText>的</w:delText></w:r></w:del><w:del w:id="515" w:author="哲 惠" w:date="2025-09-24T14:16:00Z"><w:r><w:rPr><w:rFonts w:eastAsia="楷体_GB2312;楷体"/><w:sz w:val="28"/><w:szCs w:val="28"/></w:rPr><w:delText>姿态稳定</w:delText></w:r></w:del><w:del w:id="516" w:author="哲 惠" w:date="2025-09-24T14:16:00Z"><w:r><w:rPr><w:rFonts w:eastAsia="楷体_GB2312;楷体"/><w:sz w:val="28"/><w:szCs w:val="28"/></w:rPr><w:delText>奖励</w:delText></w:r></w:del><w:del w:id="517" w:author="哲 惠" w:date="2025-09-24T14:16:00Z"><w:r><w:rPr><w:rFonts w:eastAsia="楷体_GB2312;楷体"/><w:sz w:val="28"/><w:szCs w:val="28"/></w:rPr><w:delText>、和步态平滑奖励</w:delText></w:r></w:del><w:del w:id="518" w:author="哲 惠" w:date="2025-09-24T14:16:00Z"><w:r><w:rPr><w:rFonts w:eastAsia="楷体_GB2312;楷体"/><w:sz w:val="28"/><w:szCs w:val="28"/></w:rPr><w:delText>等</w:delText></w:r></w:del><w:del w:id="519" w:author="哲 惠" w:date="2025-09-24T14:16:00Z"><w:r><w:rPr><w:rFonts w:eastAsia="楷体_GB2312;楷体"/><w:sz w:val="28"/><w:szCs w:val="28"/></w:rPr><w:delText>。为解决不同指标的数量级差异问题，引入归一化处理，确保各奖励项对策略优化的贡献均衡。此外，在</w:delText></w:r></w:del><w:del w:id="520" w:author="哲 惠" w:date="2025-09-24T14:16:00Z"><w:r><w:rPr><w:rFonts w:eastAsia="楷体_GB2312;楷体"/><w:sz w:val="28"/><w:szCs w:val="28"/></w:rPr><w:delText>PPO</w:delText></w:r></w:del><w:del w:id="521" w:author="哲 惠" w:date="2025-09-24T14:16:00Z"><w:r><w:rPr><w:rFonts w:eastAsia="楷体_GB2312;楷体"/><w:sz w:val="28"/><w:szCs w:val="28"/></w:rPr><w:delText>的</w:delText></w:r></w:del><w:del w:id="522" w:author="哲 惠" w:date="2025-09-24T14:16:00Z"><w:r><w:rPr><w:rFonts w:eastAsia="楷体_GB2312;楷体"/><w:sz w:val="28"/><w:szCs w:val="28"/></w:rPr><w:delText>Actor-Critic</w:delText></w:r></w:del><w:del w:id="523" w:author="哲 惠" w:date="2025-09-24T14:16:00Z"><w:r><w:rPr><w:rFonts w:eastAsia="楷体_GB2312;楷体"/><w:sz w:val="28"/><w:szCs w:val="28"/></w:rPr><w:delText>网络中</w:delText></w:r></w:del><w:del w:id="524" w:author="哲 惠" w:date="2025-09-24T14:16:00Z"><w:r><w:rPr><w:rFonts w:eastAsia="楷体_GB2312;楷体"/><w:sz w:val="28"/><w:szCs w:val="28"/></w:rPr><w:delText>加入</w:delText></w:r></w:del><w:del w:id="525" w:author="哲 惠" w:date="2025-09-24T14:16:00Z"><w:r><w:rPr><w:rFonts w:eastAsia="楷体_GB2312;楷体"/><w:sz w:val="28"/><w:szCs w:val="28"/></w:rPr><w:delText>残差块</w:delText></w:r></w:del><w:del w:id="526" w:author="哲 惠" w:date="2025-09-24T14:16:00Z"><w:r><w:rPr><w:rFonts w:eastAsia="楷体_GB2312;楷体"/><w:sz w:val="28"/><w:szCs w:val="28"/></w:rPr><w:delText>(</w:delText></w:r></w:del><w:del w:id="527" w:author="哲 惠" w:date="2025-09-24T14:16:00Z"><w:r><w:rPr><w:rFonts w:eastAsia="楷体_GB2312;楷体"/><w:sz w:val="28"/><w:szCs w:val="28"/></w:rPr><w:delText>ResBlock</w:delText></w:r></w:del><w:del w:id="528" w:author="哲 惠" w:date="2025-09-24T14:16:00Z"><w:r><w:rPr><w:rFonts w:eastAsia="楷体_GB2312;楷体"/><w:sz w:val="28"/><w:szCs w:val="28"/></w:rPr><w:delText>)</w:delText></w:r></w:del><w:del w:id="529" w:author="哲 惠" w:date="2025-09-24T14:16:00Z"><w:r><w:rPr><w:rFonts w:eastAsia="楷体_GB2312;楷体"/><w:sz w:val="28"/><w:szCs w:val="28"/></w:rPr><w:delText>，通过残差连接增强高维状态的特征提取能力，提升训练稳定性。</w:delText></w:r></w:del></w:p><w:p><w:pPr><w:pStyle w:val="Normal"/><w:spacing w:lineRule="exact" w:line="440"/><w:ind w:firstLine="545"/><w:rPr><w:rFonts w:eastAsia="楷体_GB2312;楷体"/><w:sz w:val="28"/><w:szCs w:val="28"/></w:rPr></w:pPr><w:r><w:rPr><w:rFonts w:eastAsia="楷体_GB2312;楷体"/><w:sz w:val="28"/><w:szCs w:val="28"/></w:rPr><w:t>(3)</w:t></w:r><w:r><w:rPr><w:rFonts w:eastAsia="楷体_GB2312;楷体"/><w:sz w:val="28"/><w:szCs w:val="28"/></w:rPr><w:t>仿真与实机验证</w:t></w:r></w:p><w:p><w:pPr><w:pStyle w:val="Normal"/><w:spacing w:lineRule="exact" w:line="440"/><w:ind w:firstLine="545"/><w:rPr><w:rFonts w:eastAsia="楷体_GB2312;楷体"/><w:ins w:id="567" w:author="哲 惠" w:date="2025-09-24T17:17:00Z"></w:ins><w:sz w:val="28"/><w:szCs w:val="28"/></w:rPr></w:pPr><w:ins w:id="531" w:author="哲 惠" w:date="2025-09-24T17:17:00Z"><w:r><w:rPr><w:rFonts w:eastAsia="楷体_GB2312;楷体"/><w:sz w:val="28"/><w:szCs w:val="28"/></w:rPr><w:t>在</w:t></w:r></w:ins><w:ins w:id="532" w:author="哲 惠" w:date="2025-09-24T17:17:00Z"><w:r><w:rPr><w:rFonts w:eastAsia="楷体_GB2312;楷体"/><w:sz w:val="28"/><w:szCs w:val="28"/></w:rPr><w:t>Gazebo</w:t></w:r></w:ins><w:ins w:id="533" w:author="哲 惠" w:date="2025-09-24T17:17:00Z"><w:r><w:rPr><w:rFonts w:eastAsia="楷体_GB2312;楷体"/><w:sz w:val="28"/><w:szCs w:val="28"/></w:rPr><w:t>中</w:t></w:r></w:ins><w:ins w:id="534" w:author="哲 惠" w:date="2025-09-24T17:18:00Z"><w:r><w:rPr><w:rFonts w:eastAsia="楷体_GB2312;楷体"/><w:sz w:val="28"/><w:szCs w:val="28"/></w:rPr><w:t>构建仿真环境</w:t></w:r></w:ins><w:ins w:id="535" w:author="哲 惠" w:date="2025-09-24T17:17:00Z"><w:r><w:rPr><w:rFonts w:eastAsia="楷体_GB2312;楷体"/><w:sz w:val="28"/><w:szCs w:val="28"/></w:rPr><w:t>，</w:t></w:r></w:ins><w:ins w:id="536" w:author="哲 惠" w:date="2025-09-24T17:18:00Z"><w:r><w:rPr><w:rFonts w:eastAsia="楷体_GB2312;楷体"/><w:sz w:val="28"/><w:szCs w:val="28"/></w:rPr><w:t>如图</w:t></w:r></w:ins><w:ins w:id="537" w:author="哲 惠" w:date="2025-09-24T17:18:00Z"><w:r><w:rPr><w:rFonts w:eastAsia="楷体_GB2312;楷体"/><w:sz w:val="28"/><w:szCs w:val="28"/></w:rPr><w:t>3</w:t></w:r></w:ins><w:ins w:id="538" w:author="哲 惠" w:date="2025-09-24T17:18:00Z"><w:r><w:rPr><w:rFonts w:eastAsia="楷体_GB2312;楷体"/><w:sz w:val="28"/><w:szCs w:val="28"/></w:rPr><w:t>所示，并使用</w:t></w:r></w:ins><w:ins w:id="539" w:author="哲 惠" w:date="2025-09-24T17:18:00Z"><w:r><w:rPr><w:rFonts w:eastAsia="楷体_GB2312;楷体"/><w:sz w:val="28"/><w:szCs w:val="28"/></w:rPr><w:t>RViz</w:t></w:r></w:ins><w:ins w:id="540" w:author="哲 惠" w:date="2025-09-24T17:18:00Z"><w:r><w:rPr><w:rFonts w:eastAsia="楷体_GB2312;楷体"/><w:sz w:val="28"/><w:szCs w:val="28"/></w:rPr><w:t>实时可视化机器人的决策</w:t></w:r></w:ins><w:ins w:id="541" w:author="哲 惠" w:date="2025-09-24T17:18:00Z"><w:r><w:rPr><w:rFonts w:eastAsia="楷体_GB2312;楷体"/><w:sz w:val="28"/><w:szCs w:val="28"/></w:rPr><w:t>，如图</w:t></w:r></w:ins><w:ins w:id="542" w:author="哲 惠" w:date="2025-09-24T17:18:00Z"><w:r><w:rPr><w:rFonts w:eastAsia="楷体_GB2312;楷体"/><w:sz w:val="28"/><w:szCs w:val="28"/></w:rPr><w:t>4</w:t></w:r></w:ins><w:ins w:id="543" w:author="哲 惠" w:date="2025-09-24T17:18:00Z"><w:r><w:rPr><w:rFonts w:eastAsia="楷体_GB2312;楷体"/><w:sz w:val="28"/><w:szCs w:val="28"/></w:rPr><w:t>所示</w:t></w:r></w:ins><w:ins w:id="544" w:author="哲 惠" w:date="2025-09-24T17:18:00Z"><w:r><w:rPr><w:rFonts w:eastAsia="楷体_GB2312;楷体"/><w:sz w:val="28"/><w:szCs w:val="28"/></w:rPr><w:t>。</w:t></w:r></w:ins><w:ins w:id="545" w:author="哲 惠" w:date="2025-09-24T17:18:00Z"><w:r><w:rPr><w:rFonts w:eastAsia="楷体_GB2312;楷体"/><w:sz w:val="28"/><w:szCs w:val="28"/></w:rPr><w:t>在</w:t></w:r></w:ins><w:ins w:id="546" w:author="哲 惠" w:date="2025-09-24T17:17:00Z"><w:r><w:rPr><w:rFonts w:eastAsia="楷体_GB2312;楷体"/><w:sz w:val="28"/><w:szCs w:val="28"/></w:rPr><w:t>建筑工地</w:t></w:r></w:ins><w:ins w:id="547" w:author="哲 惠" w:date="2025-09-24T17:17:00Z"><w:r><w:rPr><w:rFonts w:eastAsia="楷体_GB2312;楷体"/><w:sz w:val="28"/><w:szCs w:val="28"/></w:rPr><w:t>环境下</w:t></w:r></w:ins><w:ins w:id="548" w:author="哲 惠" w:date="2025-09-24T17:19:00Z"><w:r><w:rPr><w:rFonts w:eastAsia="楷体_GB2312;楷体"/><w:sz w:val="28"/><w:szCs w:val="28"/></w:rPr><w:t>测试优化后的</w:t></w:r></w:ins><w:ins w:id="549" w:author="哲 惠" w:date="2025-09-24T17:19:00Z"><w:r><w:rPr><w:rFonts w:eastAsia="楷体_GB2312;楷体"/><w:sz w:val="28"/><w:szCs w:val="28"/></w:rPr><w:t>PPO</w:t></w:r></w:ins><w:ins w:id="550" w:author="哲 惠" w:date="2025-09-24T17:19:00Z"><w:r><w:rPr><w:rFonts w:eastAsia="楷体_GB2312;楷体"/><w:sz w:val="28"/><w:szCs w:val="28"/></w:rPr><w:t>算法性能</w:t></w:r></w:ins><w:ins w:id="551" w:author="哲 惠" w:date="2025-09-24T17:17:00Z"><w:r><w:rPr><w:rFonts w:eastAsia="楷体_GB2312;楷体"/><w:sz w:val="28"/><w:szCs w:val="28"/></w:rPr><w:t>，以传统</w:t></w:r></w:ins><w:ins w:id="552" w:author="哲 惠" w:date="2025-09-24T17:17:00Z"><w:r><w:rPr><w:rFonts w:eastAsia="楷体_GB2312;楷体"/><w:sz w:val="28"/><w:szCs w:val="28"/></w:rPr><w:t>PPO</w:t></w:r></w:ins><w:ins w:id="553" w:author="哲 惠" w:date="2025-09-24T17:17:00Z"><w:r><w:rPr><w:rFonts w:eastAsia="楷体_GB2312;楷体"/><w:sz w:val="28"/><w:szCs w:val="28"/></w:rPr><w:t>、</w:t></w:r></w:ins><w:ins w:id="554" w:author="哲 惠" w:date="2025-09-24T17:17:00Z"><w:r><w:rPr><w:rFonts w:eastAsia="楷体_GB2312;楷体"/><w:sz w:val="28"/><w:szCs w:val="28"/></w:rPr><w:t>DDPG</w:t></w:r></w:ins><w:ins w:id="555" w:author="哲 惠" w:date="2025-09-24T17:17:00Z"><w:r><w:rPr><w:rFonts w:eastAsia="楷体_GB2312;楷体"/><w:sz w:val="28"/><w:szCs w:val="28"/></w:rPr><w:t>、</w:t></w:r></w:ins><w:ins w:id="556" w:author="哲 惠" w:date="2025-09-24T17:17:00Z"><w:r><w:rPr><w:rFonts w:eastAsia="楷体_GB2312;楷体"/><w:sz w:val="28"/><w:szCs w:val="28"/></w:rPr><w:t>SAC</w:t></w:r></w:ins><w:ins w:id="557" w:author="哲 惠" w:date="2025-09-24T17:17:00Z"><w:r><w:rPr><w:rFonts w:eastAsia="楷体_GB2312;楷体"/><w:sz w:val="28"/><w:szCs w:val="28"/></w:rPr><w:t>等为基线方法，</w:t></w:r></w:ins><w:ins w:id="558" w:author="哲 惠" w:date="2025-09-24T17:19:00Z"><w:r><w:rPr><w:rFonts w:eastAsia="楷体_GB2312;楷体"/><w:sz w:val="28"/><w:szCs w:val="28"/></w:rPr><w:t>对比未使用多模态融合、未引入残差块、未</w:t></w:r></w:ins><w:ins w:id="559" w:author="哲 惠" w:date="2025-09-24T17:19:00Z"><w:r><w:rPr><w:rFonts w:eastAsia="楷体_GB2312;楷体"/><w:sz w:val="28"/><w:szCs w:val="28"/></w:rPr><w:t>采用</w:t></w:r></w:ins><w:ins w:id="560" w:author="哲 惠" w:date="2025-09-24T17:19:00Z"><w:r><w:rPr><w:rFonts w:eastAsia="楷体_GB2312;楷体"/><w:sz w:val="28"/><w:szCs w:val="28"/></w:rPr><w:t>多目标奖励的</w:t></w:r></w:ins><w:ins w:id="561" w:author="哲 惠" w:date="2025-09-24T17:23:00Z"><w:r><w:rPr><w:rFonts w:eastAsia="楷体_GB2312;楷体"/><w:sz w:val="28"/><w:szCs w:val="28"/></w:rPr><w:t>方法</w:t></w:r></w:ins><w:ins w:id="562" w:author="哲 惠" w:date="2025-09-24T17:19:00Z"><w:r><w:rPr><w:rFonts w:eastAsia="楷体_GB2312;楷体"/><w:sz w:val="28"/><w:szCs w:val="28"/></w:rPr><w:t>，综合</w:t></w:r></w:ins><w:ins w:id="563" w:author="哲 惠" w:date="2025-09-24T17:17:00Z"><w:r><w:rPr><w:rFonts w:eastAsia="楷体_GB2312;楷体"/><w:sz w:val="28"/><w:szCs w:val="28"/></w:rPr><w:t>评估改进</w:t></w:r></w:ins><w:ins w:id="564" w:author="哲 惠" w:date="2025-09-24T17:17:00Z"><w:r><w:rPr><w:rFonts w:eastAsia="楷体_GB2312;楷体"/><w:sz w:val="28"/><w:szCs w:val="28"/></w:rPr><w:t>PPO</w:t></w:r></w:ins><w:ins w:id="565" w:author="哲 惠" w:date="2025-09-24T17:17:00Z"><w:r><w:rPr><w:rFonts w:eastAsia="楷体_GB2312;楷体"/><w:sz w:val="28"/><w:szCs w:val="28"/></w:rPr><w:t>的性能</w:t></w:r></w:ins><w:ins w:id="566" w:author="哲 惠" w:date="2025-09-24T17:19:00Z"><w:r><w:rPr><w:rFonts w:eastAsia="楷体_GB2312;楷体"/><w:sz w:val="28"/><w:szCs w:val="28"/></w:rPr><w:t>。</w:t></w:r></w:ins></w:p><w:p><w:pPr><w:pStyle w:val="Normal"/><w:spacing w:lineRule="exact" w:line="440"/><w:ind w:firstLine="545"/><w:rPr><w:rFonts w:eastAsia="楷体_GB2312;楷体"/><w:sz w:val="28"/><w:szCs w:val="28"/><w:del w:id="597" w:author="哲 惠" w:date="2025-09-24T17:19:00Z"></w:del></w:rPr></w:pPr><w:del w:id="568" w:author="哲 惠" w:date="2025-09-24T17:18:00Z"><w:r><w:rPr><w:rFonts w:eastAsia="楷体_GB2312;楷体"/><w:sz w:val="28"/><w:szCs w:val="28"/></w:rPr><w:delText>使用</w:delText></w:r></w:del><w:del w:id="569" w:author="哲 惠" w:date="2025-09-24T17:18:00Z"><w:r><w:rPr><w:rFonts w:eastAsia="楷体_GB2312;楷体"/><w:sz w:val="28"/><w:szCs w:val="28"/></w:rPr><w:delText>Gazebo</w:delText></w:r></w:del><w:del w:id="570" w:author="哲 惠" w:date="2025-09-24T17:18:00Z"><w:r><w:rPr><w:rFonts w:eastAsia="楷体_GB2312;楷体"/><w:sz w:val="28"/><w:szCs w:val="28"/></w:rPr><w:delText>等</w:delText></w:r></w:del><w:del w:id="571" w:author="哲 惠" w:date="2025-09-24T17:18:00Z"><w:r><w:rPr><w:rFonts w:eastAsia="楷体_GB2312;楷体"/><w:sz w:val="28"/><w:szCs w:val="28"/></w:rPr><w:delText>物理引擎构建仿真环境，</w:delText></w:r></w:del><w:ins w:id="572" w:author="wqzhang09@outlook.com" w:date="2025-09-22T20:35:00Z"><w:del w:id="573" w:author="哲 惠" w:date="2025-09-24T17:18:00Z"><w:r><w:rPr><w:rFonts w:eastAsia="楷体_GB2312;楷体"/><w:sz w:val="28"/><w:szCs w:val="28"/></w:rPr><w:delText>如图</w:delText></w:r></w:del></w:ins><w:ins w:id="574" w:author="wqzhang09@outlook.com" w:date="2025-09-22T20:35:00Z"><w:del w:id="575" w:author="哲 惠" w:date="2025-09-24T14:18:00Z"><w:r><w:rPr><w:rFonts w:eastAsia="楷体_GB2312;楷体"/><w:sz w:val="28"/><w:szCs w:val="28"/></w:rPr><w:delText>*</w:delText></w:r></w:del></w:ins><w:ins w:id="576" w:author="wqzhang09@outlook.com" w:date="2025-09-22T20:35:00Z"><w:del w:id="577" w:author="哲 惠" w:date="2025-09-24T17:18:00Z"><w:r><w:rPr><w:rFonts w:eastAsia="楷体_GB2312;楷体"/><w:sz w:val="28"/><w:szCs w:val="28"/></w:rPr><w:delText>所示，</w:delText></w:r></w:del></w:ins><w:del w:id="578" w:author="哲 惠" w:date="2025-09-24T17:18:00Z"><w:r><w:rPr><w:rFonts w:eastAsia="楷体_GB2312;楷体"/><w:sz w:val="28"/><w:szCs w:val="28"/></w:rPr><w:delText>模拟</w:delText></w:r></w:del><w:del w:id="579" w:author="哲 惠" w:date="2025-09-24T14:18:00Z"><w:r><w:rPr><w:rFonts w:eastAsia="楷体_GB2312;楷体"/><w:sz w:val="28"/><w:szCs w:val="28"/></w:rPr><w:delText>废墟、斜坡</w:delText></w:r></w:del><w:del w:id="580" w:author="哲 惠" w:date="2025-09-24T14:19:00Z"><w:r><w:rPr><w:rFonts w:eastAsia="楷体_GB2312;楷体"/><w:sz w:val="28"/><w:szCs w:val="28"/></w:rPr><w:delText>等</w:delText></w:r></w:del><w:del w:id="581" w:author="哲 惠" w:date="2025-09-24T14:19:00Z"><w:r><w:rPr><w:rFonts w:eastAsia="楷体_GB2312;楷体"/><w:sz w:val="28"/><w:szCs w:val="28"/></w:rPr><w:delText>动态障碍</w:delText></w:r></w:del><w:del w:id="582" w:author="哲 惠" w:date="2025-09-24T17:18:00Z"><w:r><w:rPr><w:rFonts w:eastAsia="楷体_GB2312;楷体"/><w:sz w:val="28"/><w:szCs w:val="28"/></w:rPr><w:delText>场景，</w:delText></w:r></w:del><w:del w:id="583" w:author="哲 惠" w:date="2025-09-24T17:18:00Z"><w:r><w:rPr><w:rFonts w:eastAsia="楷体_GB2312;楷体"/><w:sz w:val="28"/><w:szCs w:val="28"/></w:rPr><w:delText>使用</w:delText></w:r></w:del><w:del w:id="584" w:author="哲 惠" w:date="2025-09-24T17:18:00Z"><w:r><w:rPr><w:rFonts w:eastAsia="楷体_GB2312;楷体"/><w:sz w:val="28"/><w:szCs w:val="28"/></w:rPr><w:delText>RViz</w:delText></w:r></w:del><w:del w:id="585" w:author="哲 惠" w:date="2025-09-24T17:18:00Z"><w:r><w:rPr><w:rFonts w:eastAsia="楷体_GB2312;楷体"/><w:sz w:val="28"/><w:szCs w:val="28"/></w:rPr><w:delText>实时可视化机器人的决策。</w:delText></w:r></w:del><w:del w:id="586" w:author="哲 惠" w:date="2025-09-24T17:19:00Z"><w:r><w:rPr><w:rFonts w:eastAsia="楷体_GB2312;楷体"/><w:sz w:val="28"/><w:szCs w:val="28"/></w:rPr><w:delText>测试优化后的</w:delText></w:r></w:del><w:del w:id="587" w:author="哲 惠" w:date="2025-09-24T17:19:00Z"><w:r><w:rPr><w:rFonts w:eastAsia="楷体_GB2312;楷体"/><w:sz w:val="28"/><w:szCs w:val="28"/></w:rPr><w:delText>PPO</w:delText></w:r></w:del><w:del w:id="588" w:author="哲 惠" w:date="2025-09-24T17:19:00Z"><w:r><w:rPr><w:rFonts w:eastAsia="楷体_GB2312;楷体"/><w:sz w:val="28"/><w:szCs w:val="28"/></w:rPr><w:delText>算法性能。在实际四足平台上部署算法，验证路径长度、规划时间</w:delText></w:r></w:del><w:del w:id="589" w:author="哲 惠" w:date="2025-09-24T17:19:00Z"><w:r><w:rPr><w:rFonts w:eastAsia="楷体_GB2312;楷体"/><w:sz w:val="28"/><w:szCs w:val="28"/></w:rPr><w:delText>等性能指标</w:delText></w:r></w:del><w:del w:id="590" w:author="哲 惠" w:date="2025-09-24T17:19:00Z"><w:r><w:rPr><w:rFonts w:eastAsia="楷体_GB2312;楷体"/><w:sz w:val="28"/><w:szCs w:val="28"/></w:rPr><w:delText>。通过与标准</w:delText></w:r></w:del><w:del w:id="591" w:author="哲 惠" w:date="2025-09-24T17:19:00Z"><w:r><w:rPr><w:rFonts w:eastAsia="楷体_GB2312;楷体"/><w:sz w:val="28"/><w:szCs w:val="28"/></w:rPr><w:delText>PPO</w:delText></w:r></w:del><w:del w:id="592" w:author="哲 惠" w:date="2025-09-24T17:19:00Z"><w:r><w:rPr><w:rFonts w:eastAsia="楷体_GB2312;楷体"/><w:sz w:val="28"/><w:szCs w:val="28"/></w:rPr><w:delText>、</w:delText></w:r></w:del><w:del w:id="593" w:author="哲 惠" w:date="2025-09-24T17:16:00Z"><w:r><w:rPr><w:rFonts w:eastAsia="楷体_GB2312;楷体"/><w:sz w:val="28"/><w:szCs w:val="28"/></w:rPr><w:delText>和其他</w:delText></w:r></w:del><w:del w:id="594" w:author="哲 惠" w:date="2025-09-24T17:19:00Z"><w:r><w:rPr><w:rFonts w:eastAsia="楷体_GB2312;楷体"/><w:sz w:val="28"/><w:szCs w:val="28"/></w:rPr><w:delText>强化学习算法</w:delText></w:r></w:del><w:del w:id="595" w:author="哲 惠" w:date="2025-09-24T17:16:00Z"><w:r><w:rPr><w:rFonts w:eastAsia="楷体_GB2312;楷体"/><w:sz w:val="28"/><w:szCs w:val="28"/></w:rPr><w:delText>和传统算法</w:delText></w:r></w:del><w:del w:id="596" w:author="哲 惠" w:date="2025-09-24T17:19:00Z"><w:r><w:rPr><w:rFonts w:eastAsia="楷体_GB2312;楷体"/><w:sz w:val="28"/><w:szCs w:val="28"/></w:rPr><w:delText>对比，评估改进效果。</w:delText></w:r></w:del></w:p><w:p><w:pPr><w:pStyle w:val="Normal"/><w:widowControl w:val="false"/><w:bidi w:val="0"/><w:spacing w:lineRule="exact" w:line="440"/><w:ind w:firstLine="545"/><w:jc w:val="both"/><w:rPr><w:lang w:val="en-US" w:eastAsia="en-US"/></w:rPr></w:pPr><w:r><w:rPr><w:lang w:val="en-US" w:eastAsia="en-US"/></w:rPr><w:drawing><wp:inline distT="0" distB="0" distL="0" distR="0"><wp:extent cx="4104005" cy="2880360"/><wp:effectExtent l="0" t="0" r="0" b="0"/><wp:docPr id="4" name="Image3" descr=""></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4" name="Image3" descr=""></pic:cNvPr><pic:cNvPicPr><a:picLocks noChangeAspect="1" noChangeArrowheads="1"/></pic:cNvPicPr></pic:nvPicPr><pic:blipFill><a:blip r:embed="rId7"></a:blip><a:srcRect l="-5" t="-7" r="-5" b="-7"/><a:stretch><a:fillRect/></a:stretch></pic:blipFill><pic:spPr bwMode="auto"><a:xfrm><a:off x="0" y="0"/><a:ext cx="4104005" cy="2880360"/></a:xfrm><a:prstGeom prst="rect"><a:avLst/></a:prstGeom></pic:spPr></pic:pic></a:graphicData></a:graphic></wp:inline></w:drawing></w:r></w:p><w:p><w:pPr><w:pStyle w:val="Normal"/><w:spacing w:lineRule="auto" w:line="240"/><w:ind w:firstLine="405"/><w:jc w:val="center"/><w:rPr><w:lang w:val="en-US" w:eastAsia="en-US"/></w:rPr></w:pPr><w:r><w:rPr><w:color w:val="000000"/><w:kern w:val="0"/><w:szCs w:val="21"/><w:lang w:bidi="ar"/></w:rPr><w:t>图</w:t></w:r><w:r><w:rPr><w:color w:val="000000"/><w:kern w:val="0"/><w:szCs w:val="21"/><w:lang w:bidi="ar"/></w:rPr><w:t>3</w:t></w:r><w:ins w:id="598" w:author="哲 惠" w:date="2025-09-24T17:21:00Z"><w:r><w:rPr><w:color w:val="000000"/><w:kern w:val="0"/><w:szCs w:val="21"/><w:lang w:bidi="ar"/></w:rPr><w:t xml:space="preserve"> </w:t></w:r></w:ins><w:del w:id="599" w:author="哲 惠" w:date="2025-09-24T17:21:00Z"><w:r><w:rPr><w:color w:val="000000"/><w:kern w:val="0"/><w:szCs w:val="21"/><w:lang w:bidi="ar"/></w:rPr><w:delText xml:space="preserve"> </w:delText></w:r></w:del><w:r><w:rPr><w:color w:val="000000"/><w:kern w:val="0"/><w:szCs w:val="21"/><w:lang w:bidi="ar"/></w:rPr><w:t>Gazebo</w:t></w:r><w:r><w:rPr><w:color w:val="000000"/><w:kern w:val="0"/><w:szCs w:val="21"/><w:lang w:bidi="ar"/></w:rPr><w:t>中构建的室外场景</w:t></w:r></w:p><w:p><w:pPr><w:pStyle w:val="Normal"/><w:spacing w:lineRule="auto" w:line="240"/><w:ind w:firstLine="405"/><w:jc w:val="center"/><w:rPr><w:lang w:val="en-US" w:eastAsia="en-US"/></w:rPr></w:pPr><w:r><w:rPr><w:lang w:val="en-US" w:eastAsia="en-US"/></w:rPr><w:drawing><wp:inline distT="0" distB="0" distL="0" distR="0"><wp:extent cx="4580890" cy="2661285"/><wp:effectExtent l="0" t="0" r="0" b="0"/><wp:docPr id="5" name="Image4" descr=""></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5" name="Image4" descr=""></pic:cNvPr><pic:cNvPicPr><a:picLocks noChangeAspect="1" noChangeArrowheads="1"/></pic:cNvPicPr></pic:nvPicPr><pic:blipFill><a:blip r:embed="rId8"></a:blip><a:srcRect l="-8" t="-14" r="-8" b="-14"/><a:stretch><a:fillRect/></a:stretch></pic:blipFill><pic:spPr bwMode="auto"><a:xfrm><a:off x="0" y="0"/><a:ext cx="4580890" cy="2661285"/></a:xfrm><a:prstGeom prst="rect"><a:avLst/></a:prstGeom></pic:spPr></pic:pic></a:graphicData></a:graphic></wp:inline></w:drawing></w:r></w:p><w:p><w:pPr><w:pStyle w:val="Normal"/><w:spacing w:lineRule="auto" w:line="240"/><w:ind w:firstLine="405"/><w:jc w:val="center"/><w:rPr><w:lang w:val="en-US" w:eastAsia="en-US"/></w:rPr></w:pPr><w:r><w:rPr><w:color w:val="000000"/><w:kern w:val="0"/><w:szCs w:val="21"/><w:lang w:bidi="ar"/></w:rPr><w:t>图</w:t></w:r><w:r><w:rPr><w:color w:val="000000"/><w:kern w:val="0"/><w:szCs w:val="21"/><w:lang w:bidi="ar"/></w:rPr><w:t xml:space="preserve">4 </w:t></w:r><w:r><w:rPr><w:color w:val="000000"/><w:kern w:val="0"/><w:szCs w:val="21"/><w:lang w:bidi="ar"/></w:rPr><w:t> </w:t></w:r><w:r><w:rPr><w:color w:val="000000"/><w:kern w:val="0"/><w:szCs w:val="21"/><w:lang w:bidi="ar"/></w:rPr><w:t>标准</w:t></w:r><w:r><w:rPr><w:color w:val="000000"/><w:kern w:val="0"/><w:szCs w:val="21"/><w:lang w:bidi="ar"/></w:rPr><w:t>PPO</w:t></w:r><w:r><w:rPr><w:color w:val="000000"/><w:kern w:val="0"/><w:szCs w:val="21"/><w:lang w:bidi="ar"/></w:rPr><w:t>导航控制在</w:t></w:r><w:r><w:rPr><w:color w:val="000000"/><w:kern w:val="0"/><w:szCs w:val="21"/><w:lang w:bidi="ar"/></w:rPr><w:t>RViz</w:t></w:r><w:r><w:rPr><w:color w:val="000000"/><w:kern w:val="0"/><w:szCs w:val="21"/><w:lang w:bidi="ar"/></w:rPr><w:t>中的可视化</w:t></w:r></w:p><w:p><w:pPr><w:pStyle w:val="Normal"/><w:spacing w:lineRule="exact" w:line="440"/><w:rPr><w:rFonts w:eastAsia="楷体_GB2312;楷体"/><w:sz w:val="28"/><w:szCs w:val="28"/></w:rPr></w:pPr><w:r><w:rPr><w:rFonts w:eastAsia="楷体_GB2312;楷体"/><w:sz w:val="28"/><w:szCs w:val="28"/></w:rPr><w:t>1.2</w:t></w:r><w:r><w:rPr><w:rFonts w:eastAsia="楷体_GB2312;楷体"/><w:sz w:val="28"/><w:szCs w:val="28"/></w:rPr><w:t>研究目标</w:t></w:r></w:p><w:p><w:pPr><w:pStyle w:val="Normal"/><w:spacing w:lineRule="exact" w:line="440"/><w:ind w:firstLine="545"/><w:rPr><w:rFonts w:eastAsia="楷体_GB2312;楷体"/><w:ins w:id="608" w:author="哲 惠" w:date="2025-09-24T14:43:00Z"></w:ins><w:sz w:val="28"/><w:szCs w:val="28"/></w:rPr></w:pPr><w:ins w:id="600" w:author="哲 惠" w:date="2025-09-24T14:42:00Z"><w:r><w:rPr><w:rFonts w:eastAsia="楷体_GB2312;楷体"/><w:sz w:val="28"/><w:szCs w:val="28"/></w:rPr><w:t>(1)</w:t></w:r></w:ins><w:ins w:id="601" w:author="哲 惠" w:date="2025-09-24T14:42:00Z"><w:r><w:rPr><w:rFonts w:eastAsia="楷体_GB2312;楷体"/><w:sz w:val="28"/><w:szCs w:val="28"/></w:rPr><w:t>基于多模态感知融合与残差块网络结构改进，优化</w:t></w:r></w:ins><w:ins w:id="602" w:author="哲 惠" w:date="2025-09-24T14:42:00Z"><w:r><w:rPr><w:rFonts w:eastAsia="楷体_GB2312;楷体"/><w:sz w:val="28"/><w:szCs w:val="28"/></w:rPr><w:t>PPO</w:t></w:r></w:ins><w:ins w:id="603" w:author="哲 惠" w:date="2025-09-24T14:42:00Z"><w:r><w:rPr><w:rFonts w:eastAsia="楷体_GB2312;楷体"/><w:sz w:val="28"/><w:szCs w:val="28"/></w:rPr><w:t>算法在高维状态空间中的表达能力</w:t></w:r></w:ins><w:ins w:id="604" w:author="哲 惠" w:date="2025-09-24T14:43:00Z"><w:r><w:rPr><w:rFonts w:eastAsia="楷体_GB2312;楷体"/><w:sz w:val="28"/><w:szCs w:val="28"/></w:rPr><w:t>，</w:t></w:r></w:ins><w:ins w:id="605" w:author="哲 惠" w:date="2025-09-24T14:43:00Z"><w:r><w:rPr><w:rFonts w:eastAsia="楷体_GB2312;楷体"/><w:sz w:val="28"/><w:szCs w:val="28"/></w:rPr><w:t>将改进后的算法扩展至动态</w:t></w:r></w:ins><w:ins w:id="606" w:author="哲 惠" w:date="2025-09-24T14:44:00Z"><w:r><w:rPr><w:rFonts w:eastAsia="楷体_GB2312;楷体"/><w:sz w:val="28"/><w:szCs w:val="28"/></w:rPr><w:t>建筑</w:t></w:r></w:ins><w:ins w:id="607" w:author="哲 惠" w:date="2025-09-24T14:43:00Z"><w:r><w:rPr><w:rFonts w:eastAsia="楷体_GB2312;楷体"/><w:sz w:val="28"/><w:szCs w:val="28"/></w:rPr><w:t>工地场景，支持对随机移动障碍物的感知与应对，确保四足机器人具备实时避障和路径重规划能力。</w:t></w:r></w:ins></w:p><w:p><w:pPr><w:pStyle w:val="Normal"/><w:spacing w:lineRule="exact" w:line="440"/><w:ind w:firstLine="545"/><w:rPr><w:rFonts w:eastAsia="楷体_GB2312;楷体"/><w:sz w:val="28"/><w:szCs w:val="28"/><w:del w:id="639" w:author="哲 惠" w:date="2025-09-24T14:43:00Z"></w:del></w:rPr></w:pPr><w:ins w:id="609" w:author="哲 惠" w:date="2025-09-24T14:43:00Z"><w:r><w:rPr><w:rFonts w:eastAsia="楷体_GB2312;楷体"/><w:sz w:val="28"/><w:szCs w:val="28"/></w:rPr><w:t>(</w:t></w:r></w:ins><w:ins w:id="610" w:author="wqzhang09@outlook.com" w:date="2025-09-22T20:34:00Z"><w:del w:id="611" w:author="哲 惠" w:date="2025-09-24T14:42:00Z"><w:r><w:rPr><w:rFonts w:eastAsia="楷体_GB2312;楷体"/><w:sz w:val="28"/><w:szCs w:val="28"/></w:rPr><w:delText>分点</w:delText></w:r></w:del></w:ins><w:ins w:id="612" w:author="wqzhang09@outlook.com" w:date="2025-09-22T20:34:00Z"><w:del w:id="613" w:author="哲 惠" w:date="2025-09-22T23:48:00Z"><w:r><w:rPr><w:rFonts w:eastAsia="楷体_GB2312;楷体"/><w:sz w:val="28"/><w:szCs w:val="28"/></w:rPr><w:delText>，</w:delText></w:r></w:del></w:ins><w:ins w:id="614" w:author="wqzhang09@outlook.com" w:date="2025-09-22T20:34:00Z"><w:del w:id="615" w:author="哲 惠" w:date="2025-09-24T14:42:00Z"><w:r><w:rPr><w:rFonts w:eastAsia="楷体_GB2312;楷体"/><w:sz w:val="28"/><w:szCs w:val="28"/></w:rPr><w:delText>1.</w:delText></w:r></w:del></w:ins><w:del w:id="616" w:author="哲 惠" w:date="2025-09-24T14:42:00Z"><w:r><w:rPr><w:rFonts w:eastAsia="楷体_GB2312;楷体"/><w:sz w:val="28"/><w:szCs w:val="28"/></w:rPr><w:delText>测试</w:delText></w:r></w:del><w:del w:id="617" w:author="哲 惠" w:date="2025-09-24T14:42:00Z"><w:r><w:rPr><w:rFonts w:eastAsia="楷体_GB2312;楷体"/><w:sz w:val="28"/><w:szCs w:val="28"/></w:rPr><w:delText>优化后的</w:delText></w:r></w:del><w:del w:id="618" w:author="哲 惠" w:date="2025-09-24T14:42:00Z"><w:r><w:rPr><w:rFonts w:eastAsia="楷体_GB2312;楷体"/><w:sz w:val="28"/><w:szCs w:val="28"/></w:rPr><w:delText>PPO</w:delText></w:r></w:del><w:del w:id="619" w:author="哲 惠" w:date="2025-09-24T14:42:00Z"><w:r><w:rPr><w:rFonts w:eastAsia="楷体_GB2312;楷体"/><w:sz w:val="28"/><w:szCs w:val="28"/></w:rPr><w:delText>算法，通过</w:delText></w:r></w:del><w:del w:id="620" w:author="哲 惠" w:date="2025-09-24T14:42:00Z"><w:r><w:rPr><w:rFonts w:eastAsia="楷体_GB2312;楷体"/><w:sz w:val="28"/><w:szCs w:val="28"/></w:rPr><w:delText>多模态融合</w:delText></w:r></w:del><w:del w:id="621" w:author="哲 惠" w:date="2025-09-24T14:42:00Z"><w:r><w:rPr><w:rFonts w:eastAsia="楷体_GB2312;楷体"/><w:sz w:val="28"/><w:szCs w:val="28"/></w:rPr><w:delText>和残差块模块，提升四足机器人在静态复杂环境中的路径规划能力</w:delText></w:r></w:del><w:del w:id="622" w:author="哲 惠" w:date="2025-09-24T14:42:00Z"><w:r><w:rPr><w:rFonts w:eastAsia="楷体_GB2312;楷体"/><w:sz w:val="28"/><w:szCs w:val="28"/></w:rPr><w:delText>。</w:delText></w:r></w:del><w:ins w:id="623" w:author="wqzhang09@outlook.com" w:date="2025-09-22T20:35:00Z"><w:r><w:rPr><w:rFonts w:eastAsia="楷体_GB2312;楷体"/><w:sz w:val="28"/><w:szCs w:val="28"/></w:rPr><w:t>2</w:t></w:r></w:ins><w:ins w:id="624" w:author="哲 惠" w:date="2025-09-24T14:43:00Z"><w:r><w:rPr><w:rFonts w:eastAsia="楷体_GB2312;楷体"/><w:sz w:val="28"/><w:szCs w:val="28"/></w:rPr><w:t>)</w:t></w:r></w:ins><w:ins w:id="625" w:author="哲 惠" w:date="2025-09-24T14:43:00Z"><w:r><w:rPr></w:rPr><w:t xml:space="preserve"> </w:t></w:r></w:ins><w:ins w:id="626" w:author="哲 惠" w:date="2025-09-24T14:43:00Z"><w:r><w:rPr><w:rFonts w:eastAsia="楷体_GB2312;楷体"/><w:sz w:val="28"/><w:szCs w:val="28"/></w:rPr><w:t>通过</w:t></w:r></w:ins><w:ins w:id="627" w:author="哲 惠" w:date="2025-09-24T15:09:00Z"><w:r><w:rPr><w:rFonts w:eastAsia="楷体_GB2312;楷体"/><w:sz w:val="28"/><w:szCs w:val="28"/></w:rPr><w:t>设计</w:t></w:r></w:ins><w:ins w:id="628" w:author="哲 惠" w:date="2025-09-24T14:43:00Z"><w:r><w:rPr><w:rFonts w:eastAsia="楷体_GB2312;楷体"/><w:sz w:val="28"/><w:szCs w:val="28"/></w:rPr><w:t>多目标奖励函数与归一化处理，实现路径规划</w:t></w:r></w:ins><w:ins w:id="629" w:author="哲 惠" w:date="2025-09-24T15:17:00Z"><w:r><w:rPr><w:rFonts w:eastAsia="楷体_GB2312;楷体"/><w:sz w:val="28"/><w:szCs w:val="28"/></w:rPr><w:t>效率</w:t></w:r></w:ins><w:ins w:id="630" w:author="哲 惠" w:date="2025-09-24T14:43:00Z"><w:r><w:rPr><w:rFonts w:eastAsia="楷体_GB2312;楷体"/><w:sz w:val="28"/><w:szCs w:val="28"/></w:rPr><w:t>与步态稳定性的协调统一，并在仿真与实物平台上验证算法在</w:t></w:r></w:ins><w:ins w:id="631" w:author="哲 惠" w:date="2025-09-24T15:17:00Z"><w:r><w:rPr><w:rFonts w:eastAsia="楷体_GB2312;楷体"/><w:sz w:val="28"/><w:szCs w:val="28"/></w:rPr><w:t>动态建筑工地</w:t></w:r></w:ins><w:ins w:id="632" w:author="哲 惠" w:date="2025-09-24T14:43:00Z"><w:r><w:rPr><w:rFonts w:eastAsia="楷体_GB2312;楷体"/><w:sz w:val="28"/><w:szCs w:val="28"/></w:rPr><w:t>环境下的有效性与鲁棒性。</w:t></w:r></w:ins><w:ins w:id="633" w:author="wqzhang09@outlook.com" w:date="2025-09-22T20:36:00Z"><w:del w:id="634" w:author="哲 惠" w:date="2025-09-24T14:43:00Z"><w:r><w:rPr><w:rFonts w:eastAsia="楷体_GB2312;楷体"/><w:sz w:val="28"/><w:szCs w:val="28"/></w:rPr><w:delText>.</w:delText></w:r></w:del></w:ins><w:del w:id="635" w:author="哲 惠" w:date="2025-09-24T14:43:00Z"><w:r><w:rPr><w:rFonts w:eastAsia="楷体_GB2312;楷体"/><w:sz w:val="28"/><w:szCs w:val="28"/></w:rPr><w:delText>而后</w:delText></w:r></w:del><w:del w:id="636" w:author="哲 惠" w:date="2025-09-24T14:43:00Z"><w:r><w:rPr><w:rFonts w:eastAsia="楷体_GB2312;楷体"/><w:sz w:val="28"/><w:szCs w:val="28"/></w:rPr><w:delText>扩展算法到动态环境，支持实时避障和路径重规划，适应斜坡或随机移动障碍。</w:delText></w:r></w:del><w:ins w:id="637" w:author="wqzhang09@outlook.com" w:date="2025-09-22T20:36:00Z"><w:del w:id="638" w:author="哲 惠" w:date="2025-09-24T14:43:00Z"><w:r><w:rPr><w:rFonts w:eastAsia="楷体_GB2312;楷体"/><w:sz w:val="28"/><w:szCs w:val="28"/></w:rPr><w:delText>3.</w:delText></w:r></w:del></w:ins></w:p><w:p><w:pPr><w:pStyle w:val="Normal"/><w:spacing w:lineRule="exact" w:line="440"/><w:ind w:firstLine="545"/><w:rPr><w:rFonts w:eastAsia="楷体_GB2312;楷体"/><w:ins w:id="641" w:author="哲 惠" w:date="2025-09-24T14:43:00Z"></w:ins><w:sz w:val="28"/><w:szCs w:val="28"/></w:rPr></w:pPr><w:ins w:id="640" w:author="哲 惠" w:date="2025-09-24T14:43:00Z"><w:r><w:rPr><w:rFonts w:eastAsia="楷体_GB2312;楷体"/><w:sz w:val="28"/><w:szCs w:val="28"/></w:rPr></w:r></w:ins></w:p><w:p><w:pPr><w:pStyle w:val="Normal"/><w:spacing w:lineRule="exact" w:line="440"/><w:ind w:firstLine="545"/><w:rPr><w:rFonts w:eastAsia="楷体_GB2312;楷体"/><w:sz w:val="28"/><w:szCs w:val="28"/></w:rPr></w:pPr><w:r><w:rPr><w:rFonts w:eastAsia="楷体_GB2312;楷体"/><w:sz w:val="28"/><w:szCs w:val="28"/></w:rPr><w:t>1.3</w:t></w:r><w:r><w:rPr><w:rFonts w:eastAsia="楷体_GB2312;楷体"/><w:sz w:val="28"/><w:szCs w:val="28"/></w:rPr><w:t>拟解决的关键科学问题</w:t></w:r></w:p><w:p><w:pPr><w:pStyle w:val="Normal"/><w:spacing w:lineRule="exact" w:line="440"/><w:ind w:firstLine="545"/><w:rPr><w:rFonts w:eastAsia="楷体_GB2312;楷体"/><w:ins w:id="643" w:author="哲 惠" w:date="2025-09-24T15:06:00Z"></w:ins><w:sz w:val="28"/><w:szCs w:val="28"/></w:rPr></w:pPr><w:ins w:id="642" w:author="哲 惠" w:date="2025-09-24T15:07:00Z"><w:r><w:rPr><w:rFonts w:eastAsia="楷体_GB2312;楷体"/><w:sz w:val="28"/><w:szCs w:val="28"/></w:rPr><w:t>(1)</w:t></w:r></w:ins><w:r><w:rPr><w:rFonts w:eastAsia="楷体_GB2312;楷体"/><w:sz w:val="28"/><w:szCs w:val="28"/></w:rPr><w:t>多模态感知与运动控制的融合问题</w:t></w:r></w:p><w:p><w:pPr><w:pStyle w:val="Normal"/><w:spacing w:lineRule="exact" w:line="440"/><w:ind w:firstLine="545"/><w:rPr></w:rPr></w:pPr><w:del w:id="644" w:author="哲 惠" w:date="2025-09-24T15:06:00Z"><w:r><w:rPr><w:rFonts w:eastAsia="楷体_GB2312;楷体"/><w:sz w:val="28"/><w:szCs w:val="28"/></w:rPr><w:br/></w:r></w:del><w:r><w:rPr><w:rFonts w:eastAsia="楷体_GB2312;楷体"/><w:sz w:val="28"/><w:szCs w:val="28"/></w:rPr><w:t>四足机器人在</w:t></w:r><w:del w:id="645" w:author="哲 惠" w:date="2025-09-24T15:07:00Z"><w:r><w:rPr><w:rFonts w:eastAsia="楷体_GB2312;楷体"/><w:sz w:val="28"/><w:szCs w:val="28"/></w:rPr><w:delText>复杂</w:delText></w:r></w:del><w:ins w:id="646" w:author="哲 惠" w:date="2025-09-24T15:07:00Z"><w:r><w:rPr><w:rFonts w:eastAsia="楷体_GB2312;楷体"/><w:sz w:val="28"/><w:szCs w:val="28"/></w:rPr><w:t>建筑工地</w:t></w:r></w:ins><w:r><w:rPr><w:rFonts w:eastAsia="楷体_GB2312;楷体"/><w:sz w:val="28"/><w:szCs w:val="28"/></w:rPr><w:t>环境中需要同时处理来自视觉、</w:t></w:r><w:ins w:id="647" w:author="哲 惠" w:date="2025-09-24T15:07:00Z"><w:r><w:rPr><w:rFonts w:eastAsia="楷体_GB2312;楷体"/><w:sz w:val="28"/><w:szCs w:val="28"/></w:rPr><w:t>雷达、</w:t></w:r></w:ins><w:ins w:id="648" w:author="哲 惠" w:date="2025-09-24T15:07:00Z"><w:r><w:rPr><w:rFonts w:eastAsia="楷体_GB2312;楷体"/><w:sz w:val="28"/><w:szCs w:val="28"/></w:rPr><w:t>IMU</w:t></w:r></w:ins><w:del w:id="649" w:author="哲 惠" w:date="2025-09-24T15:07:00Z"><w:r><w:rPr><w:rFonts w:eastAsia="楷体_GB2312;楷体"/><w:sz w:val="28"/><w:szCs w:val="28"/></w:rPr><w:delText>惯性、力觉</w:delText></w:r></w:del><w:r><w:rPr><w:rFonts w:eastAsia="楷体_GB2312;楷体"/><w:sz w:val="28"/><w:szCs w:val="28"/></w:rPr><w:t>等多模态传感器的数据，如何在高维信息中提取关键特征，并与运动控制策略进行高效融合，是实现</w:t></w:r><w:ins w:id="650" w:author="哲 惠" w:date="2025-09-24T15:08:00Z"><w:r><w:rPr><w:rFonts w:eastAsia="楷体_GB2312;楷体"/><w:sz w:val="28"/><w:szCs w:val="28"/></w:rPr><w:t>稳定</w:t></w:r></w:ins><w:del w:id="651" w:author="哲 惠" w:date="2025-09-24T15:07:00Z"><w:r><w:rPr><w:rFonts w:eastAsia="楷体_GB2312;楷体"/><w:sz w:val="28"/><w:szCs w:val="28"/></w:rPr><w:delText>鲁棒</w:delText></w:r></w:del><w:r><w:rPr><w:rFonts w:eastAsia="楷体_GB2312;楷体"/><w:sz w:val="28"/><w:szCs w:val="28"/></w:rPr><w:t>路径规划的首要问题。若融合不足，容易导致感知延迟或信息丢失，从而影响步态的稳定性和环境适应性。因此，需要</w:t></w:r><w:ins w:id="652" w:author="哲 惠" w:date="2025-09-24T15:08:00Z"><w:r><w:rPr><w:rFonts w:eastAsia="楷体_GB2312;楷体"/><w:sz w:val="28"/><w:szCs w:val="28"/></w:rPr><w:t>研究</w:t></w:r></w:ins><w:del w:id="653" w:author="哲 惠" w:date="2025-09-24T15:08:00Z"><w:r><w:rPr><w:rFonts w:eastAsia="楷体_GB2312;楷体"/><w:sz w:val="28"/><w:szCs w:val="28"/></w:rPr><w:delText>探索</w:delText></w:r></w:del><w:r><w:rPr><w:rFonts w:eastAsia="楷体_GB2312;楷体"/><w:sz w:val="28"/><w:szCs w:val="28"/></w:rPr><w:t>新的感知建模与特征交互机制，以提升机器人对动态和未知环境的理解与反应能力。</w:t></w:r></w:p><w:p><w:pPr><w:pStyle w:val="Normal"/><w:spacing w:lineRule="exact" w:line="440"/><w:ind w:firstLine="545"/><w:rPr><w:rFonts w:eastAsia="楷体_GB2312;楷体"/><w:ins w:id="656" w:author="哲 惠" w:date="2025-09-24T15:06:00Z"></w:ins><w:sz w:val="28"/><w:szCs w:val="28"/></w:rPr></w:pPr><w:ins w:id="654" w:author="哲 惠" w:date="2025-09-24T15:07:00Z"><w:r><w:rPr><w:rFonts w:eastAsia="楷体_GB2312;楷体"/><w:sz w:val="28"/><w:szCs w:val="28"/></w:rPr><w:t>(2)</w:t></w:r></w:ins><w:r><w:rPr><w:rFonts w:eastAsia="楷体_GB2312;楷体"/><w:sz w:val="28"/><w:szCs w:val="28"/></w:rPr><w:t>残差块网络在强化学习步态优化中的应用问题</w:t></w:r><w:del w:id="655" w:author="哲 惠" w:date="2025-09-24T15:06:00Z"><w:r><w:rPr><w:rFonts w:eastAsia="楷体_GB2312;楷体"/><w:sz w:val="28"/><w:szCs w:val="28"/></w:rPr><w:br/></w:r></w:del></w:p><w:p><w:pPr><w:pStyle w:val="Normal"/><w:spacing w:lineRule="exact" w:line="440"/><w:ind w:firstLine="545"/><w:rPr><w:rFonts w:eastAsia="楷体_GB2312;楷体"/><w:sz w:val="28"/><w:szCs w:val="28"/></w:rPr></w:pPr><w:r><w:rPr><w:rFonts w:eastAsia="楷体_GB2312;楷体"/><w:sz w:val="28"/><w:szCs w:val="28"/></w:rPr><w:t>在基于强化学习的路径规划和步态生成过程中，网络结构的设计直接决定了策略学习的效率和泛化能力。传统网络容易出现梯度消失、收敛缓慢或陷入局部最优等问题。如何利用残差块网络的特性增强特征表达能力，提升深层模型的稳定训练效果，是步态优化中</w:t></w:r><w:del w:id="657" w:author="哲 惠" w:date="2025-09-24T15:08:00Z"><w:r><w:rPr><w:rFonts w:eastAsia="楷体_GB2312;楷体"/><w:sz w:val="28"/><w:szCs w:val="28"/></w:rPr><w:delText>亟待解决</w:delText></w:r></w:del><w:r><w:rPr><w:rFonts w:eastAsia="楷体_GB2312;楷体"/><w:sz w:val="28"/><w:szCs w:val="28"/></w:rPr><w:t>的关键科学问题。</w:t></w:r><w:del w:id="658" w:author="哲 惠" w:date="2025-09-24T15:08:00Z"><w:r><w:rPr><w:rFonts w:eastAsia="楷体_GB2312;楷体"/><w:sz w:val="28"/><w:szCs w:val="28"/></w:rPr><w:delText>这不仅涉及算法层面的改进，还关系到强化学习在四足机器人运动控制上的有效落地。</w:delText></w:r></w:del></w:p><w:p><w:pPr><w:pStyle w:val="Normal"/><w:spacing w:lineRule="exact" w:line="440"/><w:ind w:firstLine="545"/><w:rPr><w:rFonts w:eastAsia="楷体_GB2312;楷体"/><w:ins w:id="661" w:author="哲 惠" w:date="2025-09-24T15:06:00Z"></w:ins><w:sz w:val="28"/><w:szCs w:val="28"/></w:rPr></w:pPr><w:ins w:id="659" w:author="哲 惠" w:date="2025-09-24T15:07:00Z"><w:r><w:rPr><w:rFonts w:eastAsia="楷体_GB2312;楷体"/><w:sz w:val="28"/><w:szCs w:val="28"/></w:rPr><w:t>(3)</w:t></w:r></w:ins><w:r><w:rPr><w:rFonts w:eastAsia="楷体_GB2312;楷体"/><w:sz w:val="28"/><w:szCs w:val="28"/></w:rPr><w:t>多目标奖励函数与归一化处理的优化问题</w:t></w:r><w:del w:id="660" w:author="哲 惠" w:date="2025-09-24T15:06:00Z"><w:r><w:rPr><w:rFonts w:eastAsia="楷体_GB2312;楷体"/><w:sz w:val="28"/><w:szCs w:val="28"/></w:rPr><w:br/></w:r></w:del></w:p><w:p><w:pPr><w:pStyle w:val="Normal"/><w:spacing w:lineRule="exact" w:line="440"/><w:ind w:firstLine="545"/><w:rPr></w:rPr></w:pPr><w:r><w:rPr><w:rFonts w:eastAsia="楷体_GB2312;楷体"/><w:sz w:val="28"/><w:szCs w:val="28"/></w:rPr><w:t>四足机器人在运动中往往需要在速度</w:t></w:r><w:del w:id="662" w:author="哲 惠" w:date="2025-09-24T15:09:00Z"><w:r><w:rPr><w:rFonts w:eastAsia="楷体_GB2312;楷体"/><w:sz w:val="28"/><w:szCs w:val="28"/></w:rPr><w:delText>、能耗</w:delText></w:r></w:del><w:r><w:rPr><w:rFonts w:eastAsia="楷体_GB2312;楷体"/><w:sz w:val="28"/><w:szCs w:val="28"/></w:rPr><w:t>、稳定性</w:t></w:r><w:del w:id="663" w:author="哲 惠" w:date="2025-09-24T15:10:00Z"><w:r><w:rPr><w:rFonts w:eastAsia="楷体_GB2312;楷体"/><w:sz w:val="28"/><w:szCs w:val="28"/></w:rPr><w:delText>、越障能力</w:delText></w:r></w:del><w:r><w:rPr><w:rFonts w:eastAsia="楷体_GB2312;楷体"/><w:sz w:val="28"/><w:szCs w:val="28"/></w:rPr><w:t>等多个性能指标之间进行权衡。单一目标优化</w:t></w:r><w:del w:id="664" w:author="哲 惠" w:date="2025-09-24T15:10:00Z"><w:r><w:rPr><w:rFonts w:eastAsia="楷体_GB2312;楷体"/><w:sz w:val="28"/><w:szCs w:val="28"/></w:rPr><w:delText>可能会导致机器人出现“快但不稳”或“稳但效率低”的问题</w:delText></w:r></w:del><w:ins w:id="665" w:author="哲 惠" w:date="2025-09-24T15:10:00Z"><w:r><w:rPr><w:rFonts w:eastAsia="楷体_GB2312;楷体"/><w:sz w:val="28"/><w:szCs w:val="28"/></w:rPr><w:t>无法满足需求</w:t></w:r></w:ins><w:r><w:rPr><w:rFonts w:eastAsia="楷体_GB2312;楷体"/><w:sz w:val="28"/><w:szCs w:val="28"/></w:rPr><w:t>。如何构建合理的多目标奖励函数，并结合归一化处理保证不同指标的权重均衡，是实现综合性能提升的核心挑战。这需要解决奖励设计过于复杂引发的训练不稳定问题，同时确保机器人在不同任务场景下均能保持良好的适应性和鲁棒性。</w:t></w:r></w:p><w:p><w:pPr><w:pStyle w:val="Normal"/><w:spacing w:lineRule="exact" w:line="440"/><w:ind w:firstLine="545"/><w:rPr><w:rFonts w:eastAsia="楷体_GB2312;楷体"/><w:sz w:val="28"/><w:szCs w:val="28"/><w:del w:id="689" w:author="哲 惠" w:date="2025-09-24T15:05:00Z"></w:del></w:rPr></w:pPr><w:del w:id="666" w:author="哲 惠" w:date="2025-09-24T15:05:00Z"><w:r><w:rPr><w:rFonts w:eastAsia="楷体_GB2312;楷体"/><w:sz w:val="28"/><w:szCs w:val="28"/></w:rPr><w:delText>针对四足机器人强化学习导航中的核心难题，本研究从多维度展开</w:delText></w:r></w:del><w:del w:id="667" w:author="哲 惠" w:date="2025-09-24T15:05:00Z"><w:r><w:rPr><w:rFonts w:eastAsia="楷体_GB2312;楷体"/><w:sz w:val="28"/><w:szCs w:val="28"/></w:rPr><w:delText>。首先对</w:delText></w:r></w:del><w:del w:id="668" w:author="哲 惠" w:date="2025-09-24T15:05:00Z"><w:r><w:rPr><w:rFonts w:eastAsia="楷体_GB2312;楷体"/><w:sz w:val="28"/><w:szCs w:val="28"/></w:rPr><w:delText>IMU</w:delText></w:r></w:del><w:del w:id="669" w:author="哲 惠" w:date="2025-09-24T15:05:00Z"><w:r><w:rPr><w:rFonts w:eastAsia="楷体_GB2312;楷体"/><w:sz w:val="28"/><w:szCs w:val="28"/></w:rPr><w:delText>、关节状态</w:delText></w:r></w:del><w:del w:id="670" w:author="哲 惠" w:date="2025-09-24T15:05:00Z"><w:r><w:rPr><w:rFonts w:eastAsia="楷体_GB2312;楷体"/><w:sz w:val="28"/><w:szCs w:val="28"/></w:rPr><w:delText>等</w:delText></w:r></w:del><w:del w:id="671" w:author="哲 惠" w:date="2025-09-24T15:05:00Z"><w:r><w:rPr><w:rFonts w:eastAsia="楷体_GB2312;楷体"/><w:sz w:val="28"/><w:szCs w:val="28"/></w:rPr><w:delText>高维状态空间建模及不同数量级奖励指标优化不均衡通过多模态数据融合提供丰富状态输入，并结合归一化平衡各奖励项贡献，有效提升样本效率与策略最优性</w:delText></w:r></w:del><w:del w:id="672" w:author="哲 惠" w:date="2025-09-24T15:05:00Z"><w:r><w:rPr><w:rFonts w:eastAsia="楷体_GB2312;楷体"/><w:sz w:val="28"/><w:szCs w:val="28"/></w:rPr><w:delText>。其次</w:delText></w:r></w:del><w:del w:id="673" w:author="哲 惠" w:date="2025-09-24T15:05:00Z"><w:r><w:rPr><w:rFonts w:eastAsia="楷体_GB2312;楷体"/><w:sz w:val="28"/><w:szCs w:val="28"/></w:rPr><w:delText>仿生步态动态约束与路径规划耦合导致路径不可行的问题</w:delText></w:r></w:del><w:del w:id="674" w:author="哲 惠" w:date="2025-09-24T15:05:00Z"><w:r><w:rPr><w:rFonts w:eastAsia="楷体_GB2312;楷体"/><w:sz w:val="28"/><w:szCs w:val="28"/></w:rPr><w:delText>，</w:delText></w:r></w:del><w:del w:id="675" w:author="哲 惠" w:date="2025-09-24T15:05:00Z"><w:r><w:rPr><w:rFonts w:eastAsia="楷体_GB2312;楷体"/><w:sz w:val="28"/><w:szCs w:val="28"/></w:rPr><w:delText>利用</w:delText></w:r></w:del><w:del w:id="676" w:author="哲 惠" w:date="2025-09-24T15:05:00Z"><w:r><w:rPr><w:rFonts w:eastAsia="楷体_GB2312;楷体"/><w:sz w:val="28"/><w:szCs w:val="28"/></w:rPr><w:delText>IMU</w:delText></w:r></w:del><w:del w:id="677" w:author="哲 惠" w:date="2025-09-24T15:05:00Z"><w:r><w:rPr><w:rFonts w:eastAsia="楷体_GB2312;楷体"/><w:sz w:val="28"/><w:szCs w:val="28"/></w:rPr><w:delText>数据与运动学约束优化奖励函数，确保规划路径满足机器人动力学要求</w:delText></w:r></w:del><w:del w:id="678" w:author="哲 惠" w:date="2025-09-24T15:05:00Z"><w:r><w:rPr><w:rFonts w:eastAsia="楷体_GB2312;楷体"/><w:sz w:val="28"/><w:szCs w:val="28"/></w:rPr><w:delText>。最后</w:delText></w:r></w:del><w:del w:id="679" w:author="哲 惠" w:date="2025-09-24T15:05:00Z"><w:r><w:rPr><w:rFonts w:eastAsia="楷体_GB2312;楷体"/><w:sz w:val="28"/><w:szCs w:val="28"/></w:rPr><w:delText>对动态环境中临时障碍、地形变化易导致策略失效的问题，依托多模态融合强化环境感知能力，</w:delText></w:r></w:del><w:del w:id="680" w:author="哲 惠" w:date="2025-09-24T15:05:00Z"><w:r><w:rPr><w:rFonts w:eastAsia="楷体_GB2312;楷体"/><w:sz w:val="28"/><w:szCs w:val="28"/></w:rPr><w:delText>再</w:delText></w:r></w:del><w:del w:id="681" w:author="哲 惠" w:date="2025-09-24T15:05:00Z"><w:r><w:rPr><w:rFonts w:eastAsia="楷体_GB2312;楷体"/><w:sz w:val="28"/><w:szCs w:val="28"/></w:rPr><w:delText>结合</w:delText></w:r></w:del><w:del w:id="682" w:author="哲 惠" w:date="2025-09-24T15:05:00Z"><w:r><w:rPr><w:rFonts w:eastAsia="楷体_GB2312;楷体"/><w:sz w:val="28"/><w:szCs w:val="28"/></w:rPr><w:delText>ResBlock</w:delText></w:r></w:del><w:del w:id="683" w:author="哲 惠" w:date="2025-09-24T15:05:00Z"><w:r><w:rPr><w:rFonts w:eastAsia="楷体_GB2312;楷体"/><w:sz w:val="28"/><w:szCs w:val="28"/></w:rPr><w:delText>增强高维状态处理</w:delText></w:r></w:del><w:del w:id="684" w:author="哲 惠" w:date="2025-09-24T15:05:00Z"><w:r><w:rPr><w:rFonts w:eastAsia="楷体_GB2312;楷体"/><w:sz w:val="28"/><w:szCs w:val="28"/></w:rPr><w:delText>性能</w:delText></w:r></w:del><w:del w:id="685" w:author="哲 惠" w:date="2025-09-24T15:05:00Z"><w:r><w:rPr><w:rFonts w:eastAsia="楷体_GB2312;楷体"/><w:sz w:val="28"/><w:szCs w:val="28"/></w:rPr><w:delText>，提升</w:delText></w:r></w:del><w:del w:id="686" w:author="哲 惠" w:date="2025-09-24T15:05:00Z"><w:r><w:rPr><w:rFonts w:eastAsia="楷体_GB2312;楷体"/><w:sz w:val="28"/><w:szCs w:val="28"/></w:rPr><w:delText>PPO</w:delText></w:r></w:del><w:del w:id="687" w:author="哲 惠" w:date="2025-09-24T15:05:00Z"><w:r><w:rPr><w:rFonts w:eastAsia="楷体_GB2312;楷体"/><w:sz w:val="28"/><w:szCs w:val="28"/></w:rPr><w:delText>算法的泛化性</w:delText></w:r></w:del><w:del w:id="688" w:author="哲 惠" w:date="2025-09-24T15:05:00Z"><w:r><w:rPr><w:rFonts w:eastAsia="楷体_GB2312;楷体"/><w:sz w:val="28"/><w:szCs w:val="28"/></w:rPr><w:delText>。</w:delText></w:r></w:del></w:p><w:p><w:pPr><w:pStyle w:val="Normal"/><w:widowControl w:val="false"/><w:bidi w:val="0"/><w:spacing w:lineRule="exact" w:line="440"/><w:ind w:firstLine="545"/><w:jc w:val="both"/><w:rPr><w:rFonts w:eastAsia="楷体_GB2312;楷体"/><w:sz w:val="28"/><w:szCs w:val="28"/></w:rPr></w:pPr><w:r><w:rPr><w:rFonts w:eastAsia="楷体_GB2312;楷体"/><w:sz w:val="28"/><w:szCs w:val="28"/></w:rPr><w:t xml:space="preserve">2. </w:t></w:r><w:r><w:rPr><w:rFonts w:eastAsia="楷体_GB2312;楷体"/><w:sz w:val="28"/><w:szCs w:val="28"/></w:rPr><w:t>拟采取的研究方法、技术路线、</w:t></w:r><w:r><w:rPr><w:rFonts w:eastAsia="楷体_GB2312;楷体"/><w:sz w:val="28"/><w:szCs w:val="28"/></w:rPr><w:t>实</w:t></w:r><w:r><w:rPr><w:rFonts w:eastAsia="楷体_GB2312;楷体"/><w:sz w:val="28"/><w:szCs w:val="28"/></w:rPr><w:t>验方案</w:t></w:r><w:r><w:rPr><w:rFonts w:eastAsia="楷体_GB2312;楷体"/><w:sz w:val="28"/><w:szCs w:val="28"/></w:rPr><w:t>及其可行性分析</w:t></w:r></w:p><w:p><w:pPr><w:pStyle w:val="Normal"/><w:spacing w:lineRule="exact" w:line="440"/><w:rPr><w:rFonts w:eastAsia="楷体_GB2312;楷体"/><w:sz w:val="28"/><w:szCs w:val="28"/></w:rPr></w:pPr><w:r><w:rPr><w:rFonts w:eastAsia="楷体_GB2312;楷体"/><w:sz w:val="28"/><w:szCs w:val="28"/></w:rPr><w:t>2.1</w:t></w:r><w:r><w:rPr><w:rFonts w:eastAsia="楷体_GB2312;楷体"/><w:sz w:val="28"/><w:szCs w:val="28"/></w:rPr><w:t>拟采取的研究方法</w:t></w:r></w:p><w:p><w:pPr><w:pStyle w:val="Normal"/><w:spacing w:lineRule="exact" w:line="440"/><w:ind w:firstLine="545"/><w:rPr><w:rFonts w:eastAsia="楷体_GB2312;楷体"/><w:sz w:val="28"/><w:szCs w:val="28"/></w:rPr></w:pPr><w:r><w:rPr><w:rFonts w:eastAsia="楷体_GB2312;楷体"/><w:sz w:val="28"/><w:szCs w:val="28"/></w:rPr><w:t>本研究采用</w:t></w:r><w:r><w:rPr><w:rFonts w:eastAsia="楷体_GB2312;楷体"/><w:sz w:val="28"/><w:szCs w:val="28"/></w:rPr><w:t>PPO</w:t></w:r><w:r><w:rPr><w:rFonts w:eastAsia="楷体_GB2312;楷体"/><w:sz w:val="28"/><w:szCs w:val="28"/></w:rPr><w:t>强化学习框架，结合多模态数据融合、奖励函数优化和残差块网络模块，构建四足机器人</w:t></w:r><w:ins w:id="690" w:author="哲 惠" w:date="2025-09-24T15:14:00Z"><w:r><w:rPr><w:rFonts w:eastAsia="楷体_GB2312;楷体"/><w:sz w:val="28"/><w:szCs w:val="28"/></w:rPr><w:t>在建筑工地环境下的</w:t></w:r></w:ins><w:del w:id="691" w:author="哲 惠" w:date="2025-09-24T15:14:00Z"><w:r><w:rPr><w:rFonts w:eastAsia="楷体_GB2312;楷体"/><w:sz w:val="28"/><w:szCs w:val="28"/></w:rPr><w:delText>复杂环境</w:delText></w:r></w:del><w:r><w:rPr><w:rFonts w:eastAsia="楷体_GB2312;楷体"/><w:sz w:val="28"/><w:szCs w:val="28"/></w:rPr><w:t>路径规划系统。</w:t></w:r></w:p><w:p><w:pPr><w:pStyle w:val="Normal"/><w:spacing w:lineRule="exact" w:line="440"/><w:ind w:firstLine="545"/><w:rPr><w:rFonts w:eastAsia="楷体_GB2312;楷体"/><w:ins w:id="700" w:author="哲 惠" w:date="2025-09-24T15:19:00Z"></w:ins><w:sz w:val="28"/><w:szCs w:val="28"/></w:rPr></w:pPr><w:ins w:id="692" w:author="哲 惠" w:date="2025-09-24T15:24:00Z"><w:r><w:rPr><w:rFonts w:eastAsia="楷体_GB2312;楷体"/><w:sz w:val="28"/><w:szCs w:val="28"/></w:rPr><w:t>(1)</w:t></w:r></w:ins><w:del w:id="693" w:author="哲 惠" w:date="2025-09-24T15:24:00Z"><w:r><w:rPr><w:rFonts w:eastAsia="楷体_GB2312;楷体"/><w:sz w:val="28"/><w:szCs w:val="28"/></w:rPr><w:delText>（</w:delText></w:r></w:del><w:del w:id="694" w:author="哲 惠" w:date="2025-09-24T15:24:00Z"><w:r><w:rPr><w:rFonts w:eastAsia="楷体_GB2312;楷体"/><w:sz w:val="28"/><w:szCs w:val="28"/></w:rPr><w:delText>1</w:delText></w:r></w:del><w:del w:id="695" w:author="哲 惠" w:date="2025-09-24T15:24:00Z"><w:r><w:rPr><w:rFonts w:eastAsia="楷体_GB2312;楷体"/><w:sz w:val="28"/><w:szCs w:val="28"/></w:rPr><w:delText>）</w:delText></w:r></w:del><w:ins w:id="696" w:author="哲 惠" w:date="2025-09-24T15:19:00Z"><w:r><w:rPr><w:rFonts w:eastAsia="楷体_GB2312;楷体"/><w:sz w:val="28"/><w:szCs w:val="28"/></w:rPr><w:t>多模态</w:t></w:r></w:ins><w:ins w:id="697" w:author="哲 惠" w:date="2025-09-24T15:19:00Z"><w:r><w:rPr><w:rFonts w:eastAsia="楷体_GB2312;楷体"/><w:sz w:val="28"/><w:szCs w:val="28"/></w:rPr><w:t>感知</w:t></w:r></w:ins><w:ins w:id="698" w:author="哲 惠" w:date="2025-09-24T15:19:00Z"><w:r><w:rPr><w:rFonts w:eastAsia="楷体_GB2312;楷体"/><w:sz w:val="28"/><w:szCs w:val="28"/></w:rPr><w:t>融合</w:t></w:r></w:ins><w:ins w:id="699" w:author="哲 惠" w:date="2025-09-24T15:19:00Z"><w:r><w:rPr><w:rFonts w:eastAsia="楷体_GB2312;楷体"/><w:sz w:val="28"/><w:szCs w:val="28"/></w:rPr><w:t>与步态特征建模</w:t></w:r></w:ins></w:p><w:p><w:pPr><w:pStyle w:val="Normal"/><w:spacing w:lineRule="exact" w:line="440"/><w:ind w:firstLine="545"/><w:rPr></w:rPr></w:pPr><w:ins w:id="701" w:author="哲 惠" w:date="2025-09-24T15:20:00Z"><w:r><w:rPr><w:rFonts w:eastAsia="楷体_GB2312;楷体"/><w:sz w:val="28"/><w:szCs w:val="28"/></w:rPr><w:t>本研究通过多模态传感器获取环境和</w:t></w:r></w:ins><w:ins w:id="702" w:author="哲 惠" w:date="2025-09-24T15:20:00Z"><w:r><w:rPr><w:rFonts w:eastAsia="楷体_GB2312;楷体"/><w:sz w:val="28"/><w:szCs w:val="28"/></w:rPr><w:t>四足</w:t></w:r></w:ins><w:ins w:id="703" w:author="哲 惠" w:date="2025-09-24T15:20:00Z"><w:r><w:rPr><w:rFonts w:eastAsia="楷体_GB2312;楷体"/><w:sz w:val="28"/><w:szCs w:val="28"/></w:rPr><w:t>机器人状态信息，并采用</w:t></w:r></w:ins><w:ins w:id="704" w:author="哲 惠" w:date="2025-09-24T15:20:00Z"><w:r><w:rPr><w:rFonts w:eastAsia="楷体_GB2312;楷体"/><w:sz w:val="28"/><w:szCs w:val="28"/></w:rPr><w:t>神经</w:t></w:r></w:ins><w:ins w:id="705" w:author="哲 惠" w:date="2025-09-24T15:20:00Z"><w:r><w:rPr><w:rFonts w:eastAsia="楷体_GB2312;楷体"/><w:b w:val="false"/><w:bCs w:val="false"/><w:sz w:val="28"/><w:szCs w:val="28"/></w:rPr><w:t>网络</w:t></w:r></w:ins><w:ins w:id="706" w:author="哲 惠" w:date="2025-09-24T15:20:00Z"><w:r><w:rPr><w:rFonts w:eastAsia="楷体_GB2312;楷体"/><w:sz w:val="28"/><w:szCs w:val="28"/></w:rPr><w:t>提取关键特征，实现对复杂场景的深度理解。为了保证深层网络在处理高维、多模态输入时的训练稳定性与收敛速度，引入</w:t></w:r></w:ins><w:ins w:id="707" w:author="哲 惠" w:date="2025-09-24T15:20:00Z"><w:r><w:rPr><w:rFonts w:eastAsia="楷体_GB2312;楷体"/><w:b w:val="false"/><w:bCs w:val="false"/><w:sz w:val="28"/><w:szCs w:val="28"/></w:rPr><w:t>残差块网络结构</w:t></w:r></w:ins><w:ins w:id="708" w:author="哲 惠" w:date="2025-09-24T15:20:00Z"><w:r><w:rPr><w:rFonts w:eastAsia="楷体_GB2312;楷体"/><w:sz w:val="28"/><w:szCs w:val="28"/></w:rPr><w:t>，增强特征表达能力。该网络结构</w:t></w:r></w:ins><w:ins w:id="709" w:author="哲 惠" w:date="2025-09-24T15:22:00Z"><w:r><w:rPr><w:rFonts w:eastAsia="楷体_GB2312;楷体"/><w:sz w:val="28"/><w:szCs w:val="28"/></w:rPr><w:t>可以</w:t></w:r></w:ins><w:ins w:id="710" w:author="哲 惠" w:date="2025-09-24T15:20:00Z"><w:r><w:rPr><w:rFonts w:eastAsia="楷体_GB2312;楷体"/><w:sz w:val="28"/><w:szCs w:val="28"/></w:rPr><w:t>生成高质量的步态特征表示，为改进</w:t></w:r></w:ins><w:ins w:id="711" w:author="哲 惠" w:date="2025-09-24T15:20:00Z"><w:r><w:rPr><w:rFonts w:eastAsia="楷体_GB2312;楷体"/><w:sz w:val="28"/><w:szCs w:val="28"/></w:rPr><w:t>PPO</w:t></w:r></w:ins><w:ins w:id="712" w:author="哲 惠" w:date="2025-09-24T15:20:00Z"><w:r><w:rPr><w:rFonts w:eastAsia="楷体_GB2312;楷体"/><w:sz w:val="28"/><w:szCs w:val="28"/></w:rPr><w:t>策略生成模块提供可靠输入，实现路径规划</w:t></w:r></w:ins><w:ins w:id="713" w:author="哲 惠" w:date="2025-09-24T15:21:00Z"><w:r><w:rPr><w:rFonts w:eastAsia="楷体_GB2312;楷体"/><w:sz w:val="28"/><w:szCs w:val="28"/></w:rPr><w:t>效率</w:t></w:r></w:ins><w:ins w:id="714" w:author="哲 惠" w:date="2025-09-24T15:20:00Z"><w:r><w:rPr><w:rFonts w:eastAsia="楷体_GB2312;楷体"/><w:sz w:val="28"/><w:szCs w:val="28"/></w:rPr><w:t>与步态稳定性的统一优化。</w:t></w:r></w:ins></w:p><w:p><w:pPr><w:pStyle w:val="Normal"/><w:spacing w:lineRule="exact" w:line="440"/><w:ind w:firstLine="545"/><w:rPr><w:rFonts w:eastAsia="楷体_GB2312;楷体"/><w:sz w:val="28"/><w:szCs w:val="28"/><w:del w:id="719" w:author="哲 惠" w:date="2025-09-24T15:20:00Z"></w:del></w:rPr></w:pPr><w:del w:id="716" w:author="哲 惠" w:date="2025-09-24T15:20:00Z"><w:r><w:rPr><w:rFonts w:eastAsia="楷体_GB2312;楷体"/><w:sz w:val="28"/><w:szCs w:val="28"/></w:rPr><w:delText>通过融合视觉数据和</w:delText></w:r></w:del><w:del w:id="717" w:author="哲 惠" w:date="2025-09-24T15:20:00Z"><w:r><w:rPr><w:rFonts w:eastAsia="楷体_GB2312;楷体"/><w:sz w:val="28"/><w:szCs w:val="28"/></w:rPr><w:delText>本体</w:delText></w:r></w:del><w:del w:id="718" w:author="哲 惠" w:date="2025-09-24T15:20:00Z"><w:r><w:rPr><w:rFonts w:eastAsia="楷体_GB2312;楷体"/><w:sz w:val="28"/><w:szCs w:val="28"/></w:rPr><w:delText>数据，结合关节状态和目标向量，构建高维状态空间，增强机器人对复杂地形和动态障碍的感知能力，提升路径规划的鲁棒性。</w:delText></w:r></w:del></w:p><w:p><w:pPr><w:pStyle w:val="Normal"/><w:spacing w:lineRule="exact" w:line="440"/><w:ind w:firstLine="545"/><w:rPr><w:rFonts w:eastAsia="楷体_GB2312;楷体"/><w:ins w:id="725" w:author="哲 惠" w:date="2025-09-24T15:24:00Z"></w:ins><w:sz w:val="28"/><w:szCs w:val="28"/></w:rPr></w:pPr><w:ins w:id="720" w:author="哲 惠" w:date="2025-09-24T15:24:00Z"><w:r><w:rPr><w:rFonts w:eastAsia="楷体_GB2312;楷体"/><w:sz w:val="28"/><w:szCs w:val="28"/></w:rPr><w:t>(2)</w:t></w:r></w:ins><w:del w:id="721" w:author="哲 惠" w:date="2025-09-24T15:24:00Z"><w:r><w:rPr><w:rFonts w:eastAsia="楷体_GB2312;楷体"/><w:sz w:val="28"/><w:szCs w:val="28"/></w:rPr><w:delText>（</w:delText></w:r></w:del><w:del w:id="722" w:author="哲 惠" w:date="2025-09-24T15:24:00Z"><w:r><w:rPr><w:rFonts w:eastAsia="楷体_GB2312;楷体"/><w:sz w:val="28"/><w:szCs w:val="28"/></w:rPr><w:delText>2</w:delText></w:r></w:del><w:del w:id="723" w:author="哲 惠" w:date="2025-09-24T15:24:00Z"><w:r><w:rPr><w:rFonts w:eastAsia="楷体_GB2312;楷体"/><w:sz w:val="28"/><w:szCs w:val="28"/></w:rPr><w:delText>）</w:delText></w:r></w:del><w:ins w:id="724" w:author="哲 惠" w:date="2025-09-24T15:24:00Z"><w:r><w:rPr><w:rFonts w:eastAsia="楷体_GB2312;楷体"/><w:b w:val="false"/><w:bCs w:val="false"/><w:sz w:val="28"/><w:szCs w:val="28"/></w:rPr><w:t>多目标奖励函数与归一化处理</w:t></w:r></w:ins></w:p><w:p><w:pPr><w:pStyle w:val="Normal"/><w:spacing w:lineRule="exact" w:line="440"/><w:ind w:firstLine="545"/><w:rPr><w:rFonts w:eastAsia="楷体_GB2312;楷体"/><w:sz w:val="28"/><w:szCs w:val="28"/></w:rPr></w:pPr><w:del w:id="726" w:author="哲 惠" w:date="2025-09-24T15:23:00Z"><w:r><w:rPr><w:rFonts w:eastAsia="楷体_GB2312;楷体"/><w:sz w:val="28"/><w:szCs w:val="28"/></w:rPr><w:delText>设计多目标奖励函数，综合路径进度、姿态稳定性、能量消耗和运动平滑性，引入归一化处理平衡不同指标的贡献，确保优化过程稳定高效。在</w:delText></w:r></w:del><w:del w:id="727" w:author="哲 惠" w:date="2025-09-24T15:23:00Z"><w:r><w:rPr><w:rFonts w:eastAsia="楷体_GB2312;楷体"/><w:sz w:val="28"/><w:szCs w:val="28"/></w:rPr><w:delText>PPO</w:delText></w:r></w:del><w:del w:id="728" w:author="哲 惠" w:date="2025-09-24T15:23:00Z"><w:r><w:rPr><w:rFonts w:eastAsia="楷体_GB2312;楷体"/><w:sz w:val="28"/><w:szCs w:val="28"/></w:rPr><w:delText>的策略和价值网络中加入残差块模块，通过残差连接增强高维状态的特征提取能力，加速训练收敛并提升泛化性。</w:delText></w:r></w:del><w:ins w:id="729" w:author="哲 惠" w:date="2025-09-24T15:22:00Z"><w:r><w:rPr><w:rFonts w:eastAsia="楷体_GB2312;楷体"/><w:sz w:val="28"/><w:szCs w:val="28"/></w:rPr><w:t>设计多个指标的奖励函数，</w:t></w:r></w:ins><w:ins w:id="730" w:author="哲 惠" w:date="2025-09-24T15:23:00Z"><w:r><w:rPr><w:rFonts w:eastAsia="楷体_GB2312;楷体"/><w:sz w:val="28"/><w:szCs w:val="28"/></w:rPr><w:t>综合路径进度、姿态稳定性、能量消耗和运动平滑性</w:t></w:r></w:ins><w:ins w:id="731" w:author="哲 惠" w:date="2025-09-24T15:23:00Z"><w:r><w:rPr><w:rFonts w:eastAsia="楷体_GB2312;楷体"/><w:sz w:val="28"/><w:szCs w:val="28"/></w:rPr><w:t>等奖励指标</w:t></w:r></w:ins><w:ins w:id="732" w:author="哲 惠" w:date="2025-09-24T15:23:00Z"><w:r><w:rPr><w:rFonts w:eastAsia="楷体_GB2312;楷体"/><w:sz w:val="28"/><w:szCs w:val="28"/></w:rPr><w:t>，</w:t></w:r></w:ins><w:ins w:id="733" w:author="哲 惠" w:date="2025-09-24T15:22:00Z"><w:r><w:rPr><w:rFonts w:eastAsia="楷体_GB2312;楷体"/><w:sz w:val="28"/><w:szCs w:val="28"/></w:rPr><w:t>并采用归一化处理保持不同指标间的</w:t></w:r></w:ins><w:ins w:id="734" w:author="哲 惠" w:date="2025-09-24T15:23:00Z"><w:r><w:rPr><w:rFonts w:eastAsia="楷体_GB2312;楷体"/><w:sz w:val="28"/><w:szCs w:val="28"/></w:rPr><w:t>差异</w:t></w:r></w:ins><w:ins w:id="735" w:author="哲 惠" w:date="2025-09-24T15:22:00Z"><w:r><w:rPr><w:rFonts w:eastAsia="楷体_GB2312;楷体"/><w:sz w:val="28"/><w:szCs w:val="28"/></w:rPr><w:t>。通过动态权重调整策略，在不同任务阶段实现目标之间的平衡。</w:t></w:r></w:ins></w:p><w:p><w:pPr><w:pStyle w:val="Normal"/><w:spacing w:lineRule="exact" w:line="440"/><w:ind w:firstLine="545"/><w:rPr><w:rFonts w:eastAsia="楷体_GB2312;楷体"/><w:ins w:id="739" w:author="哲 惠" w:date="2025-09-24T15:25:00Z"></w:ins><w:sz w:val="28"/><w:szCs w:val="28"/></w:rPr></w:pPr><w:ins w:id="736" w:author="哲 惠" w:date="2025-09-24T15:24:00Z"><w:r><w:rPr><w:rFonts w:eastAsia="楷体_GB2312;楷体"/><w:sz w:val="28"/><w:szCs w:val="28"/></w:rPr><w:t>(3)</w:t></w:r></w:ins><w:ins w:id="737" w:author="哲 惠" w:date="2025-09-24T15:25:00Z"><w:r><w:rPr><w:rFonts w:eastAsia="楷体_GB2312;楷体"/><w:sz w:val="28"/><w:szCs w:val="28"/></w:rPr><w:t>仿真</w:t></w:r></w:ins><w:ins w:id="738" w:author="哲 惠" w:date="2025-09-24T15:26:00Z"><w:r><w:rPr><w:rFonts w:eastAsia="楷体_GB2312;楷体"/><w:sz w:val="28"/><w:szCs w:val="28"/></w:rPr><w:t>环境搭建及实机测试</w:t></w:r></w:ins></w:p><w:p><w:pPr><w:pStyle w:val="Normal"/><w:spacing w:lineRule="exact" w:line="440"/><w:ind w:firstLine="545"/><w:rPr><w:rFonts w:eastAsia="楷体_GB2312;楷体"/><w:sz w:val="28"/><w:szCs w:val="28"/></w:rPr></w:pPr><w:del w:id="740" w:author="哲 惠" w:date="2025-09-24T15:24:00Z"><w:r><w:rPr><w:rFonts w:eastAsia="楷体_GB2312;楷体"/><w:sz w:val="28"/><w:szCs w:val="28"/></w:rPr><w:delText>（</w:delText></w:r></w:del><w:del w:id="741" w:author="哲 惠" w:date="2025-09-24T15:24:00Z"><w:r><w:rPr><w:rFonts w:eastAsia="楷体_GB2312;楷体"/><w:sz w:val="28"/><w:szCs w:val="28"/></w:rPr><w:delText>3</w:delText></w:r></w:del><w:del w:id="742" w:author="哲 惠" w:date="2025-09-24T15:24:00Z"><w:r><w:rPr><w:rFonts w:eastAsia="楷体_GB2312;楷体"/><w:sz w:val="28"/><w:szCs w:val="28"/></w:rPr><w:delText>）</w:delText></w:r></w:del><w:r><w:rPr><w:rFonts w:eastAsia="楷体_GB2312;楷体"/><w:sz w:val="28"/><w:szCs w:val="28"/></w:rPr><w:t>通过在</w:t></w:r><w:r><w:rPr><w:rFonts w:eastAsia="楷体_GB2312;楷体"/><w:sz w:val="28"/><w:szCs w:val="28"/></w:rPr><w:t>Gazebo</w:t></w:r><w:r><w:rPr><w:rFonts w:eastAsia="楷体_GB2312;楷体"/><w:sz w:val="28"/><w:szCs w:val="28"/></w:rPr><w:t>仿真环境中构建</w:t></w:r><w:ins w:id="743" w:author="哲 惠" w:date="2025-09-24T15:26:00Z"><w:r><w:rPr><w:rFonts w:eastAsia="楷体_GB2312;楷体"/><w:sz w:val="28"/><w:szCs w:val="28"/></w:rPr><w:t>包含</w:t></w:r></w:ins><w:del w:id="744" w:author="哲 惠" w:date="2025-09-24T15:26:00Z"><w:r><w:rPr><w:rFonts w:eastAsia="楷体_GB2312;楷体"/><w:sz w:val="28"/><w:szCs w:val="28"/></w:rPr><w:delText>废墟、斜坡和</w:delText></w:r></w:del><w:ins w:id="745" w:author="哲 惠" w:date="2025-09-24T15:26:00Z"><w:r><w:rPr><w:rFonts w:eastAsia="楷体_GB2312;楷体"/><w:sz w:val="28"/><w:szCs w:val="28"/></w:rPr><w:t>行人，设备等</w:t></w:r></w:ins><w:r><w:rPr><w:rFonts w:eastAsia="楷体_GB2312;楷体"/><w:sz w:val="28"/><w:szCs w:val="28"/></w:rPr><w:t>动态</w:t></w:r><w:ins w:id="746" w:author="哲 惠" w:date="2025-09-24T15:27:00Z"><w:r><w:rPr><w:rFonts w:eastAsia="楷体_GB2312;楷体"/><w:sz w:val="28"/><w:szCs w:val="28"/></w:rPr><w:t>障碍的</w:t></w:r></w:ins><w:ins w:id="747" w:author="哲 惠" w:date="2025-09-24T15:26:00Z"><w:r><w:rPr><w:rFonts w:eastAsia="楷体_GB2312;楷体"/><w:sz w:val="28"/><w:szCs w:val="28"/></w:rPr><w:t>建筑工地</w:t></w:r></w:ins><w:del w:id="748" w:author="哲 惠" w:date="2025-09-24T15:26:00Z"><w:r><w:rPr><w:rFonts w:eastAsia="楷体_GB2312;楷体"/><w:sz w:val="28"/><w:szCs w:val="28"/></w:rPr><w:delText>障碍</w:delText></w:r></w:del><w:r><w:rPr><w:rFonts w:eastAsia="楷体_GB2312;楷体"/><w:sz w:val="28"/><w:szCs w:val="28"/></w:rPr><w:t>场景进行训练和测试，并</w:t></w:r><w:ins w:id="749" w:author="哲 惠" w:date="2025-09-24T16:36:00Z"><w:r><w:rPr><w:rFonts w:eastAsia="楷体_GB2312;楷体"/><w:sz w:val="28"/><w:szCs w:val="28"/></w:rPr><w:t>在</w:t></w:r></w:ins><w:del w:id="750" w:author="哲 惠" w:date="2025-09-24T16:36:00Z"><w:r><w:rPr><w:rFonts w:eastAsia="楷体_GB2312;楷体"/><w:sz w:val="28"/><w:szCs w:val="28"/></w:rPr><w:delText>结合</w:delText></w:r></w:del><w:r><w:rPr><w:rFonts w:eastAsia="楷体_GB2312;楷体"/><w:sz w:val="28"/><w:szCs w:val="28"/></w:rPr><w:t>四足机器人</w:t></w:r><w:r><w:rPr><w:rFonts w:eastAsia="楷体_GB2312;楷体"/><w:sz w:val="28"/><w:szCs w:val="28"/></w:rPr><w:t>实机上验证算法性能，评估路径长度、规划时间、成功率和能耗等指标，与标准</w:t></w:r><w:r><w:rPr><w:rFonts w:eastAsia="楷体_GB2312;楷体"/><w:sz w:val="28"/><w:szCs w:val="28"/></w:rPr><w:t>PPO</w:t></w:r><w:r><w:rPr><w:rFonts w:eastAsia="楷体_GB2312;楷体"/><w:sz w:val="28"/><w:szCs w:val="28"/></w:rPr><w:t>及其他传统算法进行对比，优化算法参数和系统性能。</w:t></w:r></w:p><w:p><w:pPr><w:pStyle w:val="Normal"/><w:spacing w:lineRule="exact" w:line="440"/><w:rPr><w:rFonts w:eastAsia="楷体_GB2312;楷体"/><w:sz w:val="28"/><w:szCs w:val="28"/></w:rPr></w:pPr><w:r><w:rPr><w:rFonts w:eastAsia="楷体_GB2312;楷体"/><w:sz w:val="28"/><w:szCs w:val="28"/></w:rPr><w:t>2.2</w:t></w:r><w:r><w:rPr><w:rFonts w:eastAsia="楷体_GB2312;楷体"/><w:sz w:val="28"/><w:szCs w:val="28"/></w:rPr><w:t>技术路线</w:t></w:r></w:p><w:p><w:pPr><w:pStyle w:val="Normal"/><w:spacing w:lineRule="exact" w:line="440"/><w:ind w:firstLine="545"/><w:rPr><w:rFonts w:eastAsia="楷体_GB2312;楷体"/><w:sz w:val="28"/><w:szCs w:val="28"/></w:rPr></w:pPr><w:del w:id="751" w:author="哲 惠" w:date="2025-09-24T15:36:00Z"><w:r><w:rPr><w:rFonts w:eastAsia="楷体_GB2312;楷体"/><w:sz w:val="28"/><w:szCs w:val="28"/></w:rPr><w:delText>首先</w:delText></w:r></w:del><w:del w:id="752" w:author="哲 惠" w:date="2025-09-24T15:36:00Z"><w:r><w:rPr><w:rFonts w:eastAsia="楷体_GB2312;楷体"/><w:sz w:val="28"/><w:szCs w:val="28"/></w:rPr><w:delText>完成数据准备与环境</w:delText></w:r></w:del><w:del w:id="753" w:author="哲 惠" w:date="2025-09-24T15:36:00Z"><w:r><w:rPr><w:rFonts w:eastAsia="楷体_GB2312;楷体"/><w:sz w:val="28"/><w:szCs w:val="28"/></w:rPr><w:delText>构建</w:delText></w:r></w:del><w:del w:id="754" w:author="哲 惠" w:date="2025-09-24T15:36:00Z"><w:r><w:rPr><w:rFonts w:eastAsia="楷体_GB2312;楷体"/><w:sz w:val="28"/><w:szCs w:val="28"/></w:rPr><w:delText>，</w:delText></w:r></w:del><w:del w:id="755" w:author="哲 惠" w:date="2025-09-24T15:36:00Z"><w:r><w:rPr><w:rFonts w:eastAsia="楷体_GB2312;楷体"/><w:sz w:val="28"/><w:szCs w:val="28"/></w:rPr><w:delText>Gazebo</w:delText></w:r></w:del><w:del w:id="756" w:author="哲 惠" w:date="2025-09-24T15:36:00Z"><w:r><w:rPr><w:rFonts w:eastAsia="楷体_GB2312;楷体"/><w:sz w:val="28"/><w:szCs w:val="28"/></w:rPr><w:delText>中搭建静态复杂地形、动态障碍</w:delText></w:r></w:del><w:del w:id="757" w:author="哲 惠" w:date="2025-09-24T15:36:00Z"><w:r><w:rPr><w:rFonts w:eastAsia="楷体_GB2312;楷体"/><w:sz w:val="28"/><w:szCs w:val="28"/></w:rPr><w:delText>等</w:delText></w:r></w:del><w:del w:id="758" w:author="哲 惠" w:date="2025-09-24T15:36:00Z"><w:r><w:rPr><w:rFonts w:eastAsia="楷体_GB2312;楷体"/><w:sz w:val="28"/><w:szCs w:val="28"/></w:rPr><w:delText>实验场景，</w:delText></w:r></w:del><w:del w:id="759" w:author="哲 惠" w:date="2025-09-24T15:36:00Z"><w:r><w:rPr><w:rFonts w:eastAsia="楷体_GB2312;楷体"/><w:sz w:val="28"/><w:szCs w:val="28"/></w:rPr><w:delText>再</w:delText></w:r></w:del><w:del w:id="760" w:author="哲 惠" w:date="2025-09-24T15:36:00Z"><w:r><w:rPr><w:rFonts w:eastAsia="楷体_GB2312;楷体"/><w:sz w:val="28"/><w:szCs w:val="28"/></w:rPr><w:delText>编写传感器数据采集脚本，</w:delText></w:r></w:del><w:del w:id="761" w:author="哲 惠" w:date="2025-09-24T15:36:00Z"><w:r><w:rPr><w:rFonts w:eastAsia="楷体_GB2312;楷体"/><w:sz w:val="28"/><w:szCs w:val="28"/></w:rPr><w:delText>并研究</w:delText></w:r></w:del><w:del w:id="762" w:author="哲 惠" w:date="2025-09-24T15:36:00Z"><w:r><w:rPr><w:rFonts w:eastAsia="楷体_GB2312;楷体"/><w:sz w:val="28"/><w:szCs w:val="28"/></w:rPr><w:delText>实现多模态数据同步、</w:delText></w:r></w:del><w:del w:id="763" w:author="哲 惠" w:date="2025-09-24T15:36:00Z"><w:r><w:rPr><w:rFonts w:eastAsia="楷体_GB2312;楷体"/><w:sz w:val="28"/><w:szCs w:val="28"/></w:rPr><w:delText>由此</w:delText></w:r></w:del><w:del w:id="764" w:author="哲 惠" w:date="2025-09-24T15:36:00Z"><w:r><w:rPr><w:rFonts w:eastAsia="楷体_GB2312;楷体"/><w:sz w:val="28"/><w:szCs w:val="28"/></w:rPr><w:delText>构建高维状态空间数据集；</w:delText></w:r></w:del><w:del w:id="765" w:author="哲 惠" w:date="2025-09-24T15:36:00Z"><w:r><w:rPr><w:rFonts w:eastAsia="楷体_GB2312;楷体"/><w:sz w:val="28"/><w:szCs w:val="28"/></w:rPr><w:delText>再设计多目标奖励函数进行归一化处理，并加入增强型网络结构；对</w:delText></w:r></w:del><w:del w:id="766" w:author="哲 惠" w:date="2025-09-24T15:36:00Z"><w:r><w:rPr><w:rFonts w:eastAsia="楷体_GB2312;楷体"/><w:sz w:val="28"/><w:szCs w:val="28"/></w:rPr><w:delText>PPO</w:delText></w:r></w:del><w:del w:id="767" w:author="哲 惠" w:date="2025-09-24T15:36:00Z"><w:r><w:rPr><w:rFonts w:eastAsia="楷体_GB2312;楷体"/><w:sz w:val="28"/><w:szCs w:val="28"/></w:rPr><w:delText>和对比</w:delText></w:r></w:del><w:del w:id="768" w:author="哲 惠" w:date="2025-09-24T15:36:00Z"><w:r><w:rPr><w:rFonts w:eastAsia="楷体_GB2312;楷体"/><w:sz w:val="28"/><w:szCs w:val="28"/></w:rPr><w:delText>算法采用统一训练参数，</w:delText></w:r></w:del><w:del w:id="769" w:author="哲 惠" w:date="2025-09-24T15:36:00Z"><w:r><w:rPr><w:rFonts w:eastAsia="楷体_GB2312;楷体"/><w:sz w:val="28"/><w:szCs w:val="28"/></w:rPr><w:delText>训练后</w:delText></w:r></w:del><w:del w:id="770" w:author="哲 惠" w:date="2025-09-24T15:36:00Z"><w:r><w:rPr><w:rFonts w:eastAsia="楷体_GB2312;楷体"/><w:sz w:val="28"/><w:szCs w:val="28"/></w:rPr><w:delText>通过验证集测试收敛指标，据此微调奖励函数权重与残差块数量；进行性能测试与数据记录，各类算法在</w:delText></w:r></w:del><w:del w:id="771" w:author="哲 惠" w:date="2025-09-24T15:36:00Z"><w:r><w:rPr><w:rFonts w:eastAsia="楷体_GB2312;楷体"/><w:sz w:val="28"/><w:szCs w:val="28"/></w:rPr><w:delText>各</w:delText></w:r></w:del><w:del w:id="772" w:author="哲 惠" w:date="2025-09-24T15:36:00Z"><w:r><w:rPr><w:rFonts w:eastAsia="楷体_GB2312;楷体"/><w:sz w:val="28"/><w:szCs w:val="28"/></w:rPr><w:delText>场景中</w:delText></w:r></w:del><w:del w:id="773" w:author="哲 惠" w:date="2025-09-24T15:36:00Z"><w:r><w:rPr><w:rFonts w:eastAsia="楷体_GB2312;楷体"/><w:sz w:val="28"/><w:szCs w:val="28"/></w:rPr><w:delText>分别</w:delText></w:r></w:del><w:del w:id="774" w:author="哲 惠" w:date="2025-09-24T15:36:00Z"><w:r><w:rPr><w:rFonts w:eastAsia="楷体_GB2312;楷体"/><w:sz w:val="28"/><w:szCs w:val="28"/></w:rPr><w:delText>测试</w:delText></w:r></w:del><w:del w:id="775" w:author="哲 惠" w:date="2025-09-24T15:36:00Z"><w:r><w:rPr><w:rFonts w:eastAsia="楷体_GB2312;楷体"/><w:sz w:val="28"/><w:szCs w:val="28"/></w:rPr><w:delText>指定次数</w:delText></w:r></w:del><w:del w:id="776" w:author="哲 惠" w:date="2025-09-24T15:36:00Z"><w:r><w:rPr><w:rFonts w:eastAsia="楷体_GB2312;楷体"/><w:sz w:val="28"/><w:szCs w:val="28"/></w:rPr><w:delText>，记录训练效率、规划性能、鲁棒性相关指标</w:delText></w:r></w:del><w:del w:id="777" w:author="哲 惠" w:date="2025-09-24T15:36:00Z"><w:r><w:rPr><w:rFonts w:eastAsia="楷体_GB2312;楷体"/><w:sz w:val="28"/><w:szCs w:val="28"/></w:rPr><w:delText>；最后进行</w:delText></w:r></w:del><w:del w:id="778" w:author="哲 惠" w:date="2025-09-24T15:36:00Z"><w:r><w:rPr><w:rFonts w:eastAsia="楷体_GB2312;楷体"/><w:sz w:val="28"/><w:szCs w:val="28"/></w:rPr><w:delText>实机实验</w:delText></w:r></w:del><w:del w:id="779" w:author="哲 惠" w:date="2025-09-24T15:36:00Z"><w:r><w:rPr><w:rFonts w:eastAsia="楷体_GB2312;楷体"/><w:sz w:val="28"/><w:szCs w:val="28"/></w:rPr><w:delText>，</w:delText></w:r></w:del><w:del w:id="780" w:author="哲 惠" w:date="2025-09-24T15:36:00Z"><w:r><w:rPr><w:rFonts w:eastAsia="楷体_GB2312;楷体"/><w:sz w:val="28"/><w:szCs w:val="28"/></w:rPr><w:delText>完成算法部署与调试</w:delText></w:r></w:del><w:del w:id="781" w:author="哲 惠" w:date="2025-09-24T15:36:00Z"><w:r><w:rPr><w:rFonts w:eastAsia="楷体_GB2312;楷体"/><w:sz w:val="28"/><w:szCs w:val="28"/></w:rPr><w:delText>，在动态环境下验证各算法在的性能。</w:delText></w:r></w:del><w:ins w:id="782" w:author="哲 惠" w:date="2025-09-24T15:36:00Z"><w:r><w:rPr><w:rFonts w:eastAsia="楷体_GB2312;楷体"/><w:sz w:val="28"/><w:szCs w:val="28"/></w:rPr><w:t>本研究以建筑工地四足机器人路径规划为目标，首先通过多模态传感器采集环境与机器人状态信息，利用神经网络结合残差块提取关键特征，生成高质量步态特征表示</w:t></w:r></w:ins><w:ins w:id="783" w:author="哲 惠" w:date="2025-09-24T15:48:00Z"><w:r><w:rPr><w:rFonts w:eastAsia="楷体_GB2312;楷体"/><w:sz w:val="28"/><w:szCs w:val="28"/></w:rPr><w:t>，</w:t></w:r></w:ins><w:ins w:id="784" w:author="哲 惠" w:date="2025-09-24T15:36:00Z"><w:r><w:rPr><w:rFonts w:eastAsia="楷体_GB2312;楷体"/><w:sz w:val="28"/><w:szCs w:val="28"/></w:rPr><w:t>随后在</w:t></w:r></w:ins><w:ins w:id="785" w:author="哲 惠" w:date="2025-09-24T15:36:00Z"><w:r><w:rPr><w:rFonts w:eastAsia="楷体_GB2312;楷体"/><w:sz w:val="28"/><w:szCs w:val="28"/></w:rPr><w:t>PPO</w:t></w:r></w:ins><w:ins w:id="786" w:author="哲 惠" w:date="2025-09-24T15:36:00Z"><w:r><w:rPr><w:rFonts w:eastAsia="楷体_GB2312;楷体"/><w:sz w:val="28"/><w:szCs w:val="28"/></w:rPr><w:t>强化学习框架下，结合多目标奖励函数与归一化处理，实现路径进度、姿态稳定性、能耗与运动平滑性等指标的综合优化，通过动态权重调整实现不同任务阶段的平衡；最后在</w:t></w:r></w:ins><w:ins w:id="787" w:author="哲 惠" w:date="2025-09-24T15:36:00Z"><w:r><w:rPr><w:rFonts w:eastAsia="楷体_GB2312;楷体"/><w:sz w:val="28"/><w:szCs w:val="28"/></w:rPr><w:t>Gazebo</w:t></w:r></w:ins><w:ins w:id="788" w:author="哲 惠" w:date="2025-09-24T15:36:00Z"><w:r><w:rPr><w:rFonts w:eastAsia="楷体_GB2312;楷体"/><w:sz w:val="28"/><w:szCs w:val="28"/></w:rPr><w:t>仿真环境中构建包含动态障碍物的建筑工地场景进行训练与测试，并将算法部署到四足机器人实机进行验证，</w:t></w:r></w:ins><w:ins w:id="789" w:author="哲 惠" w:date="2025-09-24T17:20:00Z"><w:r><w:rPr><w:rFonts w:eastAsia="楷体_GB2312;楷体"/><w:sz w:val="28"/><w:szCs w:val="28"/></w:rPr><w:t>设定多指标性能</w:t></w:r></w:ins><w:ins w:id="790" w:author="哲 惠" w:date="2025-09-24T17:21:00Z"><w:r><w:rPr><w:rFonts w:eastAsia="楷体_GB2312;楷体"/><w:sz w:val="28"/><w:szCs w:val="28"/></w:rPr><w:t>，包括</w:t></w:r></w:ins><w:ins w:id="791" w:author="哲 惠" w:date="2025-09-24T15:36:00Z"><w:r><w:rPr><w:rFonts w:eastAsia="楷体_GB2312;楷体"/><w:sz w:val="28"/><w:szCs w:val="28"/></w:rPr><w:t>路径长度、规划时间、成功率和能耗等指标评估算法性能，并与标准</w:t></w:r></w:ins><w:ins w:id="792" w:author="哲 惠" w:date="2025-09-24T15:36:00Z"><w:r><w:rPr><w:rFonts w:eastAsia="楷体_GB2312;楷体"/><w:sz w:val="28"/><w:szCs w:val="28"/></w:rPr><w:t>PPO</w:t></w:r></w:ins><w:ins w:id="793" w:author="哲 惠" w:date="2025-09-24T17:20:00Z"><w:r><w:rPr><w:rFonts w:eastAsia="楷体_GB2312;楷体"/><w:sz w:val="28"/><w:szCs w:val="28"/></w:rPr><w:t>，</w:t></w:r></w:ins><w:ins w:id="794" w:author="哲 惠" w:date="2025-09-24T17:20:00Z"><w:r><w:rPr><w:rFonts w:eastAsia="楷体_GB2312;楷体"/><w:sz w:val="28"/><w:szCs w:val="28"/></w:rPr><w:t>DDPG</w:t></w:r></w:ins><w:ins w:id="795" w:author="哲 惠" w:date="2025-09-24T17:20:00Z"><w:r><w:rPr><w:rFonts w:eastAsia="楷体_GB2312;楷体"/><w:sz w:val="28"/><w:szCs w:val="28"/></w:rPr><w:t>，</w:t></w:r></w:ins><w:ins w:id="796" w:author="哲 惠" w:date="2025-09-24T17:20:00Z"><w:r><w:rPr><w:rFonts w:eastAsia="楷体_GB2312;楷体"/><w:sz w:val="28"/><w:szCs w:val="28"/></w:rPr><w:t>SAC</w:t></w:r></w:ins><w:ins w:id="797" w:author="哲 惠" w:date="2025-09-24T15:36:00Z"><w:r><w:rPr><w:rFonts w:eastAsia="楷体_GB2312;楷体"/><w:sz w:val="28"/><w:szCs w:val="28"/></w:rPr><w:t>及其他传统算法进行对比优化，实现从感知、决策到控制的</w:t></w:r></w:ins><w:ins w:id="798" w:author="哲 惠" w:date="2025-09-24T15:37:00Z"><w:r><w:rPr><w:rFonts w:eastAsia="楷体_GB2312;楷体"/><w:sz w:val="28"/><w:szCs w:val="28"/></w:rPr><w:t>流程</w:t></w:r></w:ins><w:ins w:id="799" w:author="哲 惠" w:date="2025-09-24T17:06:00Z"><w:r><w:rPr><w:rFonts w:eastAsia="楷体_GB2312;楷体"/><w:sz w:val="28"/><w:szCs w:val="28"/></w:rPr><w:t>，</w:t></w:r></w:ins><w:ins w:id="800" w:author="哲 惠" w:date="2025-09-24T17:07:00Z"><w:r><w:rPr><w:rFonts w:eastAsia="楷体_GB2312;楷体"/><w:sz w:val="28"/><w:szCs w:val="28"/></w:rPr><w:t>技术路线</w:t></w:r></w:ins><w:ins w:id="801" w:author="哲 惠" w:date="2025-09-24T17:06:00Z"><w:r><w:rPr><w:rFonts w:eastAsia="楷体_GB2312;楷体"/><w:sz w:val="28"/><w:szCs w:val="28"/></w:rPr><w:t>如图</w:t></w:r></w:ins><w:ins w:id="802" w:author="哲 惠" w:date="2025-09-24T17:07:00Z"><w:r><w:rPr><w:rFonts w:eastAsia="楷体_GB2312;楷体"/><w:sz w:val="28"/><w:szCs w:val="28"/></w:rPr><w:t>5</w:t></w:r></w:ins><w:ins w:id="803" w:author="哲 惠" w:date="2025-09-24T17:07:00Z"><w:r><w:rPr><w:rFonts w:eastAsia="楷体_GB2312;楷体"/><w:sz w:val="28"/><w:szCs w:val="28"/></w:rPr><w:t>所示。</w:t></w:r></w:ins></w:p><w:p><w:pPr><w:pStyle w:val="Normal"/><w:spacing w:lineRule="exact" w:line="440"/><w:ind w:firstLine="545"/><w:rPr><w:rFonts w:eastAsia="楷体_GB2312;楷体"/><w:sz w:val="28"/><w:szCs w:val="28"/></w:rPr></w:pPr><w:r><w:rPr><w:rFonts w:eastAsia="楷体_GB2312;楷体"/><w:sz w:val="28"/><w:szCs w:val="28"/></w:rPr></w:r></w:p><w:p><w:pPr><w:pStyle w:val="Normal"/><w:spacing w:lineRule="auto" w:line="240"/><w:jc w:val="center"/><w:rPr><w:lang w:val="en-US" w:eastAsia="en-US"/><w:ins w:id="806" w:author="哲 惠" w:date="2025-09-24T17:07:00Z"></w:ins></w:rPr></w:pPr><w:ins w:id="804" w:author="哲 惠" w:date="2025-09-24T17:06:00Z"><w:r><w:rPr><w:lang w:val="en-US" w:eastAsia="en-US"/></w:rPr><w:drawing><wp:inline distT="0" distB="0" distL="0" distR="0"><wp:extent cx="5899150" cy="3408680"/><wp:effectExtent l="0" t="0" r="0" b="0"/><wp:docPr id="6" name="Image5" descr=""></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6" name="Image5" descr=""></pic:cNvPr><pic:cNvPicPr><a:picLocks noChangeAspect="1" noChangeArrowheads="1"/></pic:cNvPicPr></pic:nvPicPr><pic:blipFill><a:blip r:embed="rId9"></a:blip><a:srcRect l="-3" t="-6" r="-3" b="-6"/><a:stretch><a:fillRect/></a:stretch></pic:blipFill><pic:spPr bwMode="auto"><a:xfrm><a:off x="0" y="0"/><a:ext cx="5899150" cy="3408680"/></a:xfrm><a:prstGeom prst="rect"><a:avLst/></a:prstGeom></pic:spPr></pic:pic></a:graphicData></a:graphic></wp:inline></w:drawing></w:r></w:ins><w:del w:id="805" w:author="哲 惠" w:date="2025-09-24T17:02:00Z"><w:r><w:rPr><w:lang w:val="en-US" w:eastAsia="en-US"/></w:rPr><w:drawing><wp:inline distT="0" distB="0" distL="0" distR="0"><wp:extent cx="5761990" cy="5073650"/><wp:effectExtent l="0" t="0" r="0" b="0"/><wp:docPr id="7" name="Image6" descr=""></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7" name="Image6" descr=""></pic:cNvPr><pic:cNvPicPr><a:picLocks noChangeAspect="1" noChangeArrowheads="1"/></pic:cNvPicPr></pic:nvPicPr><pic:blipFill><a:blip r:embed="rId10"></a:blip><a:srcRect l="-5" t="-5" r="-5" b="-5"/><a:stretch><a:fillRect/></a:stretch></pic:blipFill><pic:spPr bwMode="auto"><a:xfrm><a:off x="0" y="0"/><a:ext cx="5761990" cy="5073650"/></a:xfrm><a:prstGeom prst="rect"><a:avLst/></a:prstGeom></pic:spPr></pic:pic></a:graphicData></a:graphic></wp:inline></w:drawing></w:r></w:del></w:p><w:p><w:pPr><w:pStyle w:val="Normal"/><w:spacing w:lineRule="auto" w:line="240"/><w:jc w:val="center"/><w:rPr><w:rFonts w:eastAsia="楷体_GB2312;楷体"/><w:sz w:val="28"/><w:szCs w:val="28"/></w:rPr></w:pPr><w:ins w:id="807" w:author="哲 惠" w:date="2025-09-24T17:07:00Z"><w:r><w:rPr><w:lang w:val="en-US" w:eastAsia="en-US"/></w:rPr><w:t>图</w:t></w:r></w:ins><w:ins w:id="808" w:author="哲 惠" w:date="2025-09-24T17:07:00Z"><w:r><w:rPr><w:lang w:val="en-US" w:eastAsia="en-US"/></w:rPr><w:t>5</w:t></w:r></w:ins><w:ins w:id="809" w:author="哲 惠" w:date="2025-09-24T17:21:00Z"><w:r><w:rPr><w:lang w:val="en-US" w:eastAsia="en-US"/></w:rPr><w:t xml:space="preserve"> </w:t></w:r></w:ins><w:ins w:id="810" w:author="哲 惠" w:date="2025-09-24T17:07:00Z"><w:r><w:rPr><w:lang w:val="en-US" w:eastAsia="en-US"/></w:rPr><w:t>技术路线</w:t></w:r></w:ins></w:p><w:p><w:pPr><w:pStyle w:val="Normal"/><w:spacing w:lineRule="exact" w:line="440"/><w:rPr><w:rFonts w:eastAsia="楷体_GB2312;楷体"/><w:sz w:val="28"/><w:szCs w:val="28"/></w:rPr></w:pPr><w:r><w:rPr><w:rFonts w:eastAsia="楷体_GB2312;楷体"/><w:sz w:val="28"/><w:szCs w:val="28"/></w:rPr><w:t>2.3</w:t></w:r><w:r><w:rPr><w:rFonts w:eastAsia="楷体_GB2312;楷体"/><w:sz w:val="28"/><w:szCs w:val="28"/></w:rPr><w:t>实</w:t></w:r><w:r><w:rPr><w:rFonts w:eastAsia="楷体_GB2312;楷体"/><w:sz w:val="28"/><w:szCs w:val="28"/></w:rPr><w:t>验方案</w:t></w:r></w:p><w:p><w:pPr><w:pStyle w:val="Normal"/><w:spacing w:lineRule="exact" w:line="440"/><w:ind w:firstLine="545"/><w:rPr><w:rFonts w:eastAsia="楷体_GB2312;楷体"/><w:sz w:val="28"/><w:szCs w:val="28"/></w:rPr></w:pPr><w:r><w:rPr><w:rFonts w:eastAsia="楷体_GB2312;楷体"/><w:sz w:val="28"/><w:szCs w:val="28"/></w:rPr><w:t>1.</w:t></w:r><w:r><w:rPr><w:rFonts w:eastAsia="楷体_GB2312;楷体"/><w:sz w:val="28"/><w:szCs w:val="28"/></w:rPr><w:t>数据</w:t></w:r><w:ins w:id="811" w:author="哲 惠" w:date="2025-09-24T15:48:00Z"><w:r><w:rPr><w:rFonts w:eastAsia="楷体_GB2312;楷体"/><w:sz w:val="28"/><w:szCs w:val="28"/></w:rPr><w:t>采集</w:t></w:r></w:ins><w:del w:id="812" w:author="哲 惠" w:date="2025-09-24T15:48:00Z"><w:r><w:rPr><w:rFonts w:eastAsia="楷体_GB2312;楷体"/><w:sz w:val="28"/><w:szCs w:val="28"/></w:rPr><w:delText>准备与环境建模</w:delText></w:r></w:del></w:p><w:p><w:pPr><w:pStyle w:val="Normal"/><w:spacing w:lineRule="exact" w:line="440"/><w:ind w:firstLine="545"/><w:rPr><w:rFonts w:eastAsia="楷体_GB2312;楷体"/><w:sz w:val="28"/><w:szCs w:val="28"/></w:rPr></w:pPr><w:ins w:id="813" w:author="哲 惠" w:date="2025-09-24T15:47:00Z"><w:r><w:rPr><w:rFonts w:eastAsia="楷体_GB2312;楷体"/><w:sz w:val="28"/><w:szCs w:val="28"/></w:rPr><w:t>通过多模态传感器采集环境与机器人状态信息，</w:t></w:r></w:ins><w:ins w:id="814" w:author="哲 惠" w:date="2025-09-24T15:47:00Z"><w:r><w:rPr><w:rFonts w:eastAsia="楷体_GB2312;楷体"/><w:sz w:val="28"/><w:szCs w:val="28"/></w:rPr><w:t>包括</w:t></w:r></w:ins><w:del w:id="815" w:author="哲 惠" w:date="2025-09-24T15:47:00Z"><w:r><w:rPr><w:rFonts w:eastAsia="楷体_GB2312;楷体"/><w:sz w:val="28"/><w:szCs w:val="28"/></w:rPr><w:delText>利用</w:delText></w:r></w:del><w:del w:id="816" w:author="哲 惠" w:date="2025-09-24T15:47:00Z"><w:r><w:rPr><w:rFonts w:eastAsia="楷体_GB2312;楷体"/><w:sz w:val="28"/><w:szCs w:val="28"/></w:rPr><w:delText>Gazebo</w:delText></w:r></w:del><w:del w:id="817" w:author="哲 惠" w:date="2025-09-24T15:47:00Z"><w:r><w:rPr><w:rFonts w:eastAsia="楷体_GB2312;楷体"/><w:sz w:val="28"/><w:szCs w:val="28"/></w:rPr><w:delText>物理引擎搭建仿真环境，模拟废墟、楼梯、</w:delText></w:r></w:del><w:del w:id="818" w:author="哲 惠" w:date="2025-09-24T15:47:00Z"><w:r><w:rPr><w:rFonts w:eastAsia="Times New Roman"/><w:sz w:val="28"/><w:szCs w:val="28"/></w:rPr><w:delText xml:space="preserve"> </w:delText></w:r></w:del><w:del w:id="819" w:author="哲 惠" w:date="2025-09-24T15:47:00Z"><w:r><w:rPr><w:rFonts w:eastAsia="楷体_GB2312;楷体"/><w:sz w:val="28"/><w:szCs w:val="28"/></w:rPr><w:delText>斜坡和动态障碍场景，</w:delText></w:r></w:del><w:r><w:rPr><w:rFonts w:eastAsia="楷体_GB2312;楷体"/><w:sz w:val="28"/><w:szCs w:val="28"/></w:rPr><w:t>采集</w:t></w:r><w:r><w:rPr><w:rFonts w:eastAsia="楷体_GB2312;楷体"/><w:sz w:val="28"/><w:szCs w:val="28"/></w:rPr><w:t>激光雷达</w:t></w:r><w:r><w:rPr><w:rFonts w:eastAsia="楷体_GB2312;楷体"/><w:sz w:val="28"/><w:szCs w:val="28"/></w:rPr><w:t>点云、</w:t></w:r><w:r><w:rPr><w:rFonts w:eastAsia="楷体_GB2312;楷体"/><w:sz w:val="28"/><w:szCs w:val="28"/></w:rPr><w:t>IMU</w:t></w:r><w:r><w:rPr><w:rFonts w:eastAsia="楷体_GB2312;楷体"/><w:sz w:val="28"/><w:szCs w:val="28"/></w:rPr><w:t>、关节状态和目标向量数据，构建高维状态空间，</w:t></w:r><w:ins w:id="820" w:author="哲 惠" w:date="2025-09-24T15:47:00Z"><w:r><w:rPr><w:rFonts w:eastAsia="楷体_GB2312;楷体"/><w:sz w:val="28"/><w:szCs w:val="28"/></w:rPr><w:t>并利用神经网络</w:t></w:r></w:ins><w:ins w:id="821" w:author="哲 惠" w:date="2025-09-24T15:48:00Z"><w:r><w:rPr><w:rFonts w:eastAsia="楷体_GB2312;楷体"/><w:sz w:val="28"/><w:szCs w:val="28"/></w:rPr><w:t>取特征，</w:t></w:r></w:ins><w:r><w:rPr><w:rFonts w:eastAsia="楷体_GB2312;楷体"/><w:sz w:val="28"/><w:szCs w:val="28"/></w:rPr><w:t>为</w:t></w:r><w:r><w:rPr><w:rFonts w:eastAsia="楷体_GB2312;楷体"/><w:sz w:val="28"/><w:szCs w:val="28"/></w:rPr><w:t>PPO</w:t></w:r><w:r><w:rPr><w:rFonts w:eastAsia="楷体_GB2312;楷体"/><w:sz w:val="28"/><w:szCs w:val="28"/></w:rPr><w:t>提供输入</w:t></w:r><w:r><w:rPr><w:rFonts w:eastAsia="楷体_GB2312;楷体"/><w:sz w:val="28"/><w:szCs w:val="28"/></w:rPr><w:t>，</w:t></w:r><w:r><w:rPr><w:rFonts w:eastAsia="楷体_GB2312;楷体"/><w:sz w:val="28"/><w:szCs w:val="28"/></w:rPr><w:t>融合多模态数据生成统一状态表示，确保数据同步和鲁棒性。</w:t></w:r></w:p><w:p><w:pPr><w:pStyle w:val="Normal"/><w:spacing w:lineRule="exact" w:line="440"/><w:ind w:firstLine="545"/><w:rPr><w:rFonts w:eastAsia="楷体_GB2312;楷体"/><w:ins w:id="827" w:author="哲 惠" w:date="2025-09-24T15:30:00Z"></w:ins><w:sz w:val="28"/><w:szCs w:val="28"/></w:rPr></w:pPr><w:r><w:rPr><w:rFonts w:eastAsia="楷体_GB2312;楷体"/><w:sz w:val="28"/><w:szCs w:val="28"/></w:rPr><w:t>2</w:t></w:r><w:r><w:rPr><w:rFonts w:eastAsia="楷体_GB2312;楷体"/><w:sz w:val="28"/><w:szCs w:val="28"/></w:rPr><w:t>.</w:t></w:r><w:del w:id="822" w:author="哲 惠" w:date="2025-09-24T15:32:00Z"><w:r><w:rPr><w:rFonts w:eastAsia="楷体_GB2312;楷体"/><w:sz w:val="28"/><w:szCs w:val="28"/></w:rPr><w:delText xml:space="preserve"> </w:delText></w:r></w:del><w:del w:id="823" w:author="哲 惠" w:date="2025-09-24T15:28:00Z"><w:r><w:rPr><w:rFonts w:eastAsia="楷体_GB2312;楷体"/><w:sz w:val="28"/><w:szCs w:val="28"/></w:rPr><w:delText>PPO</w:delText></w:r></w:del><w:del w:id="824" w:author="哲 惠" w:date="2025-09-24T15:28:00Z"><w:r><w:rPr><w:rFonts w:eastAsia="楷体_GB2312;楷体"/><w:sz w:val="28"/><w:szCs w:val="28"/></w:rPr><w:delText>算法优化</w:delText></w:r></w:del><w:ins w:id="825" w:author="哲 惠" w:date="2025-09-24T15:28:00Z"><w:r><w:rPr><w:rFonts w:eastAsia="楷体_GB2312;楷体"/><w:sz w:val="28"/><w:szCs w:val="28"/></w:rPr><w:t>对比</w:t></w:r></w:ins><w:ins w:id="826" w:author="哲 惠" w:date="2025-09-24T15:30:00Z"><w:r><w:rPr><w:rFonts w:eastAsia="楷体_GB2312;楷体"/><w:sz w:val="28"/><w:szCs w:val="28"/></w:rPr><w:t>实验及性能评估</w:t></w:r></w:ins></w:p><w:p><w:pPr><w:pStyle w:val="Normal"/><w:spacing w:lineRule="exact" w:line="440"/><w:ind w:firstLine="545"/><w:rPr><w:rFonts w:eastAsia="楷体_GB2312;楷体"/><w:sz w:val="28"/><w:szCs w:val="28"/></w:rPr></w:pPr><w:ins w:id="828" w:author="哲 惠" w:date="2025-09-24T15:30:00Z"><w:r><w:rPr><w:rFonts w:eastAsia="楷体_GB2312;楷体"/><w:sz w:val="28"/><w:szCs w:val="28"/></w:rPr><w:t>在</w:t></w:r></w:ins><w:ins w:id="829" w:author="哲 惠" w:date="2025-09-24T15:30:00Z"><w:r><w:rPr><w:rFonts w:eastAsia="楷体_GB2312;楷体"/><w:sz w:val="28"/><w:szCs w:val="28"/></w:rPr><w:t>Gazebo</w:t></w:r></w:ins><w:ins w:id="830" w:author="哲 惠" w:date="2025-09-24T15:30:00Z"><w:r><w:rPr><w:rFonts w:eastAsia="楷体_GB2312;楷体"/><w:sz w:val="28"/><w:szCs w:val="28"/></w:rPr><w:t>中训练</w:t></w:r></w:ins><w:ins w:id="831" w:author="哲 惠" w:date="2025-09-24T15:30:00Z"><w:r><w:rPr><w:rFonts w:eastAsia="楷体_GB2312;楷体"/><w:sz w:val="28"/><w:szCs w:val="28"/></w:rPr><w:t>PPO</w:t></w:r></w:ins><w:ins w:id="832" w:author="哲 惠" w:date="2025-09-24T15:30:00Z"><w:r><w:rPr><w:rFonts w:eastAsia="楷体_GB2312;楷体"/><w:sz w:val="28"/><w:szCs w:val="28"/></w:rPr><w:t>模型，测试</w:t></w:r></w:ins><w:ins w:id="833" w:author="哲 惠" w:date="2025-09-24T15:30:00Z"><w:r><w:rPr><w:rFonts w:eastAsia="楷体_GB2312;楷体"/><w:sz w:val="28"/><w:szCs w:val="28"/></w:rPr><w:t>建筑工地</w:t></w:r></w:ins><w:ins w:id="834" w:author="哲 惠" w:date="2025-09-24T15:30:00Z"><w:r><w:rPr><w:rFonts w:eastAsia="楷体_GB2312;楷体"/><w:sz w:val="28"/><w:szCs w:val="28"/></w:rPr><w:t>环境下的路径规划性能，</w:t></w:r></w:ins><w:ins w:id="835" w:author="哲 惠" w:date="2025-09-24T17:21:00Z"><w:r><w:rPr><w:rFonts w:eastAsia="楷体_GB2312;楷体"/><w:sz w:val="28"/><w:szCs w:val="28"/></w:rPr><w:t>以传统</w:t></w:r></w:ins><w:ins w:id="836" w:author="哲 惠" w:date="2025-09-24T17:21:00Z"><w:r><w:rPr><w:rFonts w:eastAsia="楷体_GB2312;楷体"/><w:sz w:val="28"/><w:szCs w:val="28"/></w:rPr><w:t>PPO</w:t></w:r></w:ins><w:ins w:id="837" w:author="哲 惠" w:date="2025-09-24T17:21:00Z"><w:r><w:rPr><w:rFonts w:eastAsia="楷体_GB2312;楷体"/><w:sz w:val="28"/><w:szCs w:val="28"/></w:rPr><w:t>、</w:t></w:r></w:ins><w:ins w:id="838" w:author="哲 惠" w:date="2025-09-24T17:21:00Z"><w:r><w:rPr><w:rFonts w:eastAsia="楷体_GB2312;楷体"/><w:sz w:val="28"/><w:szCs w:val="28"/></w:rPr><w:t>DDPG</w:t></w:r></w:ins><w:ins w:id="839" w:author="哲 惠" w:date="2025-09-24T17:21:00Z"><w:r><w:rPr><w:rFonts w:eastAsia="楷体_GB2312;楷体"/><w:sz w:val="28"/><w:szCs w:val="28"/></w:rPr><w:t>、</w:t></w:r></w:ins><w:ins w:id="840" w:author="哲 惠" w:date="2025-09-24T17:21:00Z"><w:r><w:rPr><w:rFonts w:eastAsia="楷体_GB2312;楷体"/><w:sz w:val="28"/><w:szCs w:val="28"/></w:rPr><w:t>SAC</w:t></w:r></w:ins><w:ins w:id="841" w:author="哲 惠" w:date="2025-09-24T17:21:00Z"><w:r><w:rPr><w:rFonts w:eastAsia="楷体_GB2312;楷体"/><w:sz w:val="28"/><w:szCs w:val="28"/></w:rPr><w:t>等为基线方法，对比未使用多模态融合、未引入残差块、未</w:t></w:r></w:ins><w:ins w:id="842" w:author="哲 惠" w:date="2025-09-24T17:21:00Z"><w:r><w:rPr><w:rFonts w:eastAsia="楷体_GB2312;楷体"/><w:sz w:val="28"/><w:szCs w:val="28"/></w:rPr><w:t>采用</w:t></w:r></w:ins><w:ins w:id="843" w:author="哲 惠" w:date="2025-09-24T17:21:00Z"><w:r><w:rPr><w:rFonts w:eastAsia="楷体_GB2312;楷体"/><w:sz w:val="28"/><w:szCs w:val="28"/></w:rPr><w:t>多目标奖励的</w:t></w:r></w:ins><w:ins w:id="844" w:author="哲 惠" w:date="2025-09-24T17:23:00Z"><w:r><w:rPr><w:rFonts w:eastAsia="楷体_GB2312;楷体"/><w:sz w:val="28"/><w:szCs w:val="28"/></w:rPr><w:t>方法</w:t></w:r></w:ins><w:ins w:id="845" w:author="哲 惠" w:date="2025-09-24T17:21:00Z"><w:r><w:rPr><w:rFonts w:eastAsia="楷体_GB2312;楷体"/><w:sz w:val="28"/><w:szCs w:val="28"/></w:rPr><w:t>，设定多评价指标，包括</w:t></w:r></w:ins><w:ins w:id="846" w:author="哲 惠" w:date="2025-09-24T17:21:00Z"><w:r><w:rPr><w:rFonts w:eastAsia="楷体_GB2312;楷体"/><w:sz w:val="28"/><w:szCs w:val="28"/></w:rPr><w:t>路径规划成功率</w:t></w:r></w:ins><w:ins w:id="847" w:author="哲 惠" w:date="2025-09-24T17:21:00Z"><w:r><w:rPr><w:rFonts w:eastAsia="楷体_GB2312;楷体"/><w:sz w:val="28"/><w:szCs w:val="28"/></w:rPr><w:t>，避障成功率，时间等指标，综合</w:t></w:r></w:ins><w:ins w:id="848" w:author="哲 惠" w:date="2025-09-24T17:21:00Z"><w:r><w:rPr><w:rFonts w:eastAsia="楷体_GB2312;楷体"/><w:sz w:val="28"/><w:szCs w:val="28"/></w:rPr><w:t>评估改进</w:t></w:r></w:ins><w:ins w:id="849" w:author="哲 惠" w:date="2025-09-24T17:21:00Z"><w:r><w:rPr><w:rFonts w:eastAsia="楷体_GB2312;楷体"/><w:sz w:val="28"/><w:szCs w:val="28"/></w:rPr><w:t>PPO</w:t></w:r></w:ins><w:ins w:id="850" w:author="哲 惠" w:date="2025-09-24T17:21:00Z"><w:r><w:rPr><w:rFonts w:eastAsia="楷体_GB2312;楷体"/><w:sz w:val="28"/><w:szCs w:val="28"/></w:rPr><w:t>的性能</w:t></w:r></w:ins><w:ins w:id="851" w:author="哲 惠" w:date="2025-09-24T17:21:00Z"><w:r><w:rPr><w:rFonts w:eastAsia="楷体_GB2312;楷体"/><w:sz w:val="28"/><w:szCs w:val="28"/></w:rPr><w:t>。</w:t></w:r></w:ins><w:del w:id="852" w:author="哲 惠" w:date="2025-09-24T17:21:00Z"><w:r><w:rPr><w:rFonts w:eastAsia="楷体_GB2312;楷体"/><w:sz w:val="28"/><w:szCs w:val="28"/></w:rPr><w:delText>以传统</w:delText></w:r></w:del><w:del w:id="853" w:author="哲 惠" w:date="2025-09-24T17:21:00Z"><w:r><w:rPr><w:rFonts w:eastAsia="楷体_GB2312;楷体"/><w:sz w:val="28"/><w:szCs w:val="28"/></w:rPr><w:delText>PPO</w:delText></w:r></w:del><w:del w:id="854" w:author="哲 惠" w:date="2025-09-24T17:21:00Z"><w:r><w:rPr><w:rFonts w:eastAsia="楷体_GB2312;楷体"/><w:sz w:val="28"/><w:szCs w:val="28"/></w:rPr><w:delText>、</w:delText></w:r></w:del><w:del w:id="855" w:author="哲 惠" w:date="2025-09-24T17:21:00Z"><w:r><w:rPr><w:rFonts w:eastAsia="楷体_GB2312;楷体"/><w:sz w:val="28"/><w:szCs w:val="28"/></w:rPr><w:delText>DDPG</w:delText></w:r></w:del><w:del w:id="856" w:author="哲 惠" w:date="2025-09-24T17:21:00Z"><w:r><w:rPr><w:rFonts w:eastAsia="楷体_GB2312;楷体"/><w:sz w:val="28"/><w:szCs w:val="28"/></w:rPr><w:delText>、</w:delText></w:r></w:del><w:del w:id="857" w:author="哲 惠" w:date="2025-09-24T17:21:00Z"><w:r><w:rPr><w:rFonts w:eastAsia="楷体_GB2312;楷体"/><w:sz w:val="28"/><w:szCs w:val="28"/></w:rPr><w:delText>SAC</w:delText></w:r></w:del><w:del w:id="858" w:author="哲 惠" w:date="2025-09-24T17:21:00Z"><w:r><w:rPr><w:rFonts w:eastAsia="楷体_GB2312;楷体"/><w:sz w:val="28"/><w:szCs w:val="28"/></w:rPr><w:delText>等为基线方法，评估改进</w:delText></w:r></w:del><w:del w:id="859" w:author="哲 惠" w:date="2025-09-24T17:21:00Z"><w:r><w:rPr><w:rFonts w:eastAsia="楷体_GB2312;楷体"/><w:sz w:val="28"/><w:szCs w:val="28"/></w:rPr><w:delText>PPO</w:delText></w:r></w:del><w:del w:id="860" w:author="哲 惠" w:date="2025-09-24T17:21:00Z"><w:r><w:rPr><w:rFonts w:eastAsia="楷体_GB2312;楷体"/><w:sz w:val="28"/><w:szCs w:val="28"/></w:rPr><w:delText>的性能。对比未使用多模态融合、未引入残差块、未</w:delText></w:r></w:del><w:del w:id="861" w:author="哲 惠" w:date="2025-09-24T15:29:00Z"><w:r><w:rPr><w:rFonts w:eastAsia="楷体_GB2312;楷体"/><w:sz w:val="28"/><w:szCs w:val="28"/></w:rPr><w:delText>采用</w:delText></w:r></w:del><w:del w:id="862" w:author="哲 惠" w:date="2025-09-24T17:21:00Z"><w:r><w:rPr><w:rFonts w:eastAsia="楷体_GB2312;楷体"/><w:sz w:val="28"/><w:szCs w:val="28"/></w:rPr><w:delText>多目标奖励的情况。</w:delText></w:r></w:del></w:p><w:p><w:pPr><w:pStyle w:val="Normal"/><w:spacing w:lineRule="exact" w:line="440"/><w:ind w:firstLine="545"/><w:rPr><w:rFonts w:eastAsia="楷体_GB2312;楷体"/><w:sz w:val="28"/><w:szCs w:val="28"/><w:del w:id="868" w:author="哲 惠" w:date="2025-09-24T15:28:00Z"></w:del></w:rPr></w:pPr><w:del w:id="863" w:author="哲 惠" w:date="2025-09-24T15:28:00Z"><w:r><w:rPr><w:rFonts w:eastAsia="楷体_GB2312;楷体"/><w:sz w:val="28"/><w:szCs w:val="28"/></w:rPr><w:delText>设计多目标奖励函数，优化路径进度、姿态稳定性、能耗和运动平滑性，引入归一化处理平衡指标贡献</w:delText></w:r></w:del><w:del w:id="864" w:author="哲 惠" w:date="2025-09-24T15:28:00Z"><w:r><w:rPr><w:rFonts w:eastAsia="楷体_GB2312;楷体"/><w:sz w:val="28"/><w:szCs w:val="28"/></w:rPr><w:delText>，并</w:delText></w:r></w:del><w:del w:id="865" w:author="哲 惠" w:date="2025-09-24T15:28:00Z"><w:r><w:rPr><w:rFonts w:eastAsia="楷体_GB2312;楷体"/><w:sz w:val="28"/><w:szCs w:val="28"/></w:rPr><w:delText>在</w:delText></w:r></w:del><w:del w:id="866" w:author="哲 惠" w:date="2025-09-24T15:28:00Z"><w:r><w:rPr><w:rFonts w:eastAsia="楷体_GB2312;楷体"/><w:sz w:val="28"/><w:szCs w:val="28"/></w:rPr><w:delText>PPO</w:delText></w:r></w:del><w:del w:id="867" w:author="哲 惠" w:date="2025-09-24T15:28:00Z"><w:r><w:rPr><w:rFonts w:eastAsia="楷体_GB2312;楷体"/><w:sz w:val="28"/><w:szCs w:val="28"/></w:rPr><w:delText>网络中集成残差块，增强特征提取和训练效率。</w:delText></w:r></w:del></w:p><w:p><w:pPr><w:pStyle w:val="Normal"/><w:spacing w:lineRule="exact" w:line="440"/><w:ind w:firstLine="545"/><w:rPr><w:rFonts w:eastAsia="楷体_GB2312;楷体"/><w:ins w:id="872" w:author="哲 惠" w:date="2025-09-24T15:32:00Z"></w:ins><w:sz w:val="28"/><w:szCs w:val="28"/></w:rPr></w:pPr><w:r><w:rPr><w:rFonts w:eastAsia="楷体_GB2312;楷体"/><w:sz w:val="28"/><w:szCs w:val="28"/></w:rPr><w:t>3</w:t></w:r><w:r><w:rPr><w:rFonts w:eastAsia="楷体_GB2312;楷体"/><w:sz w:val="28"/><w:szCs w:val="28"/></w:rPr><w:t>.</w:t></w:r><w:ins w:id="869" w:author="哲 惠" w:date="2025-09-24T15:32:00Z"><w:r><w:rPr><w:rFonts w:eastAsia="楷体_GB2312;楷体"/><w:sz w:val="28"/><w:szCs w:val="28"/></w:rPr><w:t>实机测试</w:t></w:r></w:ins><w:del w:id="870" w:author="哲 惠" w:date="2025-09-24T15:31:00Z"><w:r><w:rPr><w:rFonts w:eastAsia="Times New Roman"/><w:sz w:val="28"/><w:szCs w:val="28"/></w:rPr><w:delText xml:space="preserve"> </w:delText></w:r></w:del><w:del w:id="871" w:author="哲 惠" w:date="2025-09-24T15:29:00Z"><w:r><w:rPr><w:rFonts w:eastAsia="楷体_GB2312;楷体"/><w:sz w:val="28"/><w:szCs w:val="28"/></w:rPr><w:delText>仿真实验与实机验证</w:delText></w:r></w:del></w:p><w:p><w:pPr><w:pStyle w:val="Normal"/><w:spacing w:lineRule="exact" w:line="440"/><w:ind w:firstLine="545"/><w:rPr><w:rFonts w:eastAsia="楷体_GB2312;楷体"/><w:sz w:val="28"/><w:szCs w:val="28"/></w:rPr></w:pPr><w:r><w:rPr><w:rFonts w:eastAsia="楷体_GB2312;楷体"/><w:sz w:val="28"/><w:szCs w:val="28"/></w:rPr><w:t>在四足机器人上进行实际部署</w:t></w:r><w:r><w:rPr><w:rFonts w:eastAsia="楷体_GB2312;楷体"/><w:sz w:val="28"/><w:szCs w:val="28"/></w:rPr><w:t>，</w:t></w:r><w:r><w:rPr><w:rFonts w:eastAsia="楷体_GB2312;楷体"/><w:sz w:val="28"/><w:szCs w:val="28"/></w:rPr><w:t>测试在实验室布置的</w:t></w:r><w:r><w:rPr><w:rFonts w:eastAsia="楷体_GB2312;楷体"/><w:sz w:val="28"/><w:szCs w:val="28"/></w:rPr><w:t>模拟建筑工地</w:t></w:r><w:r><w:rPr><w:rFonts w:eastAsia="楷体_GB2312;楷体"/><w:sz w:val="28"/><w:szCs w:val="28"/></w:rPr><w:t>场景中运动表现，验证仿真结果的可迁移性与实用性。</w:t></w:r></w:p><w:p><w:pPr><w:pStyle w:val="Normal"/><w:spacing w:lineRule="exact" w:line="440"/><w:ind w:firstLine="545"/><w:rPr><w:rFonts w:eastAsia="楷体_GB2312;楷体"/><w:sz w:val="28"/><w:szCs w:val="28"/><w:del w:id="880" w:author="哲 惠" w:date="2025-09-24T15:31:00Z"></w:del></w:rPr></w:pPr><w:del w:id="873" w:author="哲 惠" w:date="2025-09-24T15:31:00Z"><w:r><w:rPr><w:rFonts w:eastAsia="楷体_GB2312;楷体"/><w:sz w:val="28"/><w:szCs w:val="28"/></w:rPr><w:delText>在</w:delText></w:r></w:del><w:del w:id="874" w:author="哲 惠" w:date="2025-09-24T15:31:00Z"><w:r><w:rPr><w:rFonts w:eastAsia="楷体_GB2312;楷体"/><w:sz w:val="28"/><w:szCs w:val="28"/></w:rPr><w:delText>Gazebo</w:delText></w:r></w:del><w:del w:id="875" w:author="哲 惠" w:date="2025-09-24T15:31:00Z"><w:r><w:rPr><w:rFonts w:eastAsia="楷体_GB2312;楷体"/><w:sz w:val="28"/><w:szCs w:val="28"/></w:rPr><w:delText>中训练</w:delText></w:r></w:del><w:del w:id="876" w:author="哲 惠" w:date="2025-09-24T15:31:00Z"><w:r><w:rPr><w:rFonts w:eastAsia="楷体_GB2312;楷体"/><w:sz w:val="28"/><w:szCs w:val="28"/></w:rPr><w:delText>PPO</w:delText></w:r></w:del><w:del w:id="877" w:author="哲 惠" w:date="2025-09-24T15:31:00Z"><w:r><w:rPr><w:rFonts w:eastAsia="楷体_GB2312;楷体"/><w:sz w:val="28"/><w:szCs w:val="28"/></w:rPr><w:delText>模型，测试复杂环境下的路径规划性能，调整超参数，迭代优化算法。在</w:delText></w:r></w:del><w:del w:id="878" w:author="哲 惠" w:date="2025-09-24T15:31:00Z"><w:r><w:rPr><w:rFonts w:eastAsia="楷体_GB2312;楷体"/><w:sz w:val="28"/><w:szCs w:val="28"/></w:rPr><w:delText>四足机器人</w:delText></w:r></w:del><w:del w:id="879" w:author="哲 惠" w:date="2025-09-24T15:31:00Z"><w:r><w:rPr><w:rFonts w:eastAsia="楷体_GB2312;楷体"/><w:sz w:val="28"/><w:szCs w:val="28"/></w:rPr><w:delText>平台部署算法，实现数据采集和动作控制，验证动态环境中的导航性能。</w:delText></w:r></w:del></w:p><w:p><w:pPr><w:pStyle w:val="Normal"/><w:spacing w:lineRule="exact" w:line="440"/><w:ind w:firstLine="545"/><w:rPr><w:rFonts w:eastAsia="楷体_GB2312;楷体"/><w:sz w:val="28"/><w:szCs w:val="28"/></w:rPr></w:pPr><w:r><w:rPr><w:rFonts w:eastAsia="楷体_GB2312;楷体"/><w:sz w:val="28"/><w:szCs w:val="28"/></w:rPr><w:t>2.4</w:t></w:r><w:r><w:rPr><w:rFonts w:eastAsia="楷体_GB2312;楷体"/><w:sz w:val="28"/><w:szCs w:val="28"/></w:rPr><w:t>可行性分析</w:t></w:r></w:p><w:p><w:pPr><w:pStyle w:val="Normal"/><w:spacing w:lineRule="exact" w:line="440"/><w:ind w:firstLine="545"/><w:rPr><w:rFonts w:eastAsia="楷体_GB2312;楷体"/><w:sz w:val="28"/><w:szCs w:val="28"/></w:rPr></w:pPr><w:r><w:rPr><w:rFonts w:eastAsia="楷体_GB2312;楷体"/><w:sz w:val="28"/><w:szCs w:val="28"/></w:rPr><w:t>本研究在理论、技术均</w:t></w:r><w:r><w:rPr><w:rFonts w:eastAsia="楷体_GB2312;楷体"/><w:sz w:val="28"/><w:szCs w:val="28"/></w:rPr><w:t>具有</w:t></w:r><w:r><w:rPr><w:rFonts w:eastAsia="楷体_GB2312;楷体"/><w:sz w:val="28"/><w:szCs w:val="28"/></w:rPr><w:t>可行性。理论上，</w:t></w:r><w:r><w:rPr><w:rFonts w:eastAsia="楷体_GB2312;楷体"/><w:sz w:val="28"/><w:szCs w:val="28"/></w:rPr><w:t>PPO</w:t></w:r><w:r><w:rPr><w:rFonts w:eastAsia="楷体_GB2312;楷体"/><w:sz w:val="28"/><w:szCs w:val="28"/></w:rPr><w:t>算法、多模态融合、</w:t></w:r><w:r><w:rPr><w:rFonts w:eastAsia="楷体_GB2312;楷体"/><w:sz w:val="28"/><w:szCs w:val="28"/></w:rPr><w:t>神经</w:t></w:r><w:r><w:rPr><w:rFonts w:eastAsia="楷体_GB2312;楷体"/><w:sz w:val="28"/><w:szCs w:val="28"/></w:rPr><w:t>网络</w:t></w:r><w:r><w:rPr><w:rFonts w:eastAsia="楷体_GB2312;楷体"/><w:sz w:val="28"/><w:szCs w:val="28"/></w:rPr><w:t>结构</w:t></w:r><w:r><w:rPr><w:rFonts w:eastAsia="楷体_GB2312;楷体"/><w:sz w:val="28"/><w:szCs w:val="28"/></w:rPr><w:t>等</w:t></w:r><w:r><w:rPr><w:rFonts w:eastAsia="楷体_GB2312;楷体"/><w:sz w:val="28"/><w:szCs w:val="28"/></w:rPr><w:t>概念被大量文献所引用</w:t></w:r><w:r><w:rPr><w:rFonts w:eastAsia="楷体_GB2312;楷体"/><w:sz w:val="28"/><w:szCs w:val="28"/></w:rPr><w:t>，多目标奖励函数与算法优化逻辑自洽。技术上，</w:t></w:r><w:r><w:rPr><w:rFonts w:eastAsia="楷体_GB2312;楷体"/><w:sz w:val="28"/><w:szCs w:val="28"/></w:rPr><w:t>ROS</w:t></w:r><w:r><w:rPr><w:rFonts w:eastAsia="楷体_GB2312;楷体"/><w:sz w:val="28"/><w:szCs w:val="28"/></w:rPr><w:t>，</w:t></w:r><w:r><w:rPr><w:rFonts w:eastAsia="楷体_GB2312;楷体"/><w:sz w:val="28"/><w:szCs w:val="28"/></w:rPr><w:t>PyTorch</w:t></w:r><w:r><w:rPr><w:rFonts w:eastAsia="楷体_GB2312;楷体"/><w:sz w:val="28"/><w:szCs w:val="28"/></w:rPr><w:t>等工具成熟</w:t></w:r><w:r><w:rPr><w:rFonts w:eastAsia="楷体_GB2312;楷体"/><w:sz w:val="28"/><w:szCs w:val="28"/></w:rPr><w:t>，实验室绝影</w:t></w:r><w:r><w:rPr><w:rFonts w:eastAsia="楷体_GB2312;楷体"/><w:sz w:val="28"/><w:szCs w:val="28"/></w:rPr><w:t>Lite2</w:t></w:r><w:r><w:rPr><w:rFonts w:eastAsia="楷体_GB2312;楷体"/><w:sz w:val="28"/><w:szCs w:val="28"/></w:rPr><w:t>四足</w:t></w:r><w:r><w:rPr><w:rFonts w:eastAsia="楷体_GB2312;楷体"/><w:sz w:val="28"/><w:szCs w:val="28"/></w:rPr><w:t>机器人及配套硬件适配算法部署，对比算法易实现。同时，可通过参数修正、分段训练、等措施规避仿真实机差异、训练不稳定等风险，研究方案切实可行</w:t></w:r><w:r><w:rPr><w:rFonts w:eastAsia="Times New Roman"/><w:sz w:val="28"/><w:szCs w:val="28"/></w:rPr><w:t xml:space="preserve"> </w:t></w:r><w:r><w:rPr><w:rFonts w:eastAsia="楷体_GB2312;楷体"/><w:sz w:val="28"/><w:szCs w:val="28"/></w:rPr><w:t>。</w:t></w:r></w:p><w:p><w:pPr><w:pStyle w:val="Normal"/><w:spacing w:lineRule="exact" w:line="440"/><w:ind w:firstLine="545"/><w:rPr><w:rFonts w:eastAsia="楷体_GB2312;楷体"/><w:sz w:val="28"/><w:szCs w:val="28"/></w:rPr></w:pPr><w:r><w:rPr><w:rFonts w:eastAsia="楷体_GB2312;楷体"/><w:sz w:val="28"/><w:szCs w:val="28"/></w:rPr><w:t>研究场所：西安建筑科技大学信控楼实验室</w:t></w:r></w:p><w:p><w:pPr><w:pStyle w:val="Normal"/><w:spacing w:lineRule="exact" w:line="440"/><w:ind w:firstLine="545"/><w:rPr><w:rFonts w:eastAsia="楷体_GB2312;楷体"/><w:sz w:val="28"/><w:szCs w:val="28"/></w:rPr></w:pPr><w:r><w:rPr><w:rFonts w:eastAsia="楷体_GB2312;楷体"/><w:sz w:val="28"/><w:szCs w:val="28"/></w:rPr><w:t>硬件基础：计算机</w:t></w:r><w:r><w:rPr><w:rFonts w:eastAsia="Times New Roman"/><w:sz w:val="28"/><w:szCs w:val="28"/></w:rPr><w:t xml:space="preserve"> </w:t></w:r><w:r><w:rPr><w:rFonts w:eastAsia="楷体_GB2312;楷体"/><w:sz w:val="28"/><w:szCs w:val="28"/></w:rPr><w:t xml:space="preserve">1 </w:t></w:r><w:r><w:rPr><w:rFonts w:eastAsia="楷体_GB2312;楷体"/><w:sz w:val="28"/><w:szCs w:val="28"/></w:rPr><w:t>台，</w:t></w:r><w:r><w:rPr><w:rFonts w:eastAsia="楷体_GB2312;楷体"/><w:sz w:val="28"/><w:szCs w:val="28"/></w:rPr><w:t>GPU:NVIDIA GeForce RTX 4060</w:t></w:r><w:r><w:rPr><w:rFonts w:eastAsia="楷体_GB2312;楷体"/><w:sz w:val="28"/><w:szCs w:val="28"/></w:rPr><w:t>，四足机器人（搭载</w:t></w:r><w:r><w:rPr><w:rFonts w:eastAsia="楷体_GB2312;楷体"/><w:sz w:val="28"/><w:szCs w:val="28"/></w:rPr><w:t>Nvidia Jetson Xavier</w:t></w:r><w:r><w:rPr><w:rFonts w:eastAsia="楷体_GB2312;楷体"/><w:sz w:val="28"/><w:szCs w:val="28"/></w:rPr><w:t>）</w:t></w:r><w:ins w:id="881" w:author="哲 惠" w:date="2025-09-22T23:47:00Z"><w:r><w:rPr><w:rFonts w:eastAsia="楷体_GB2312;楷体"/><w:sz w:val="28"/><w:szCs w:val="28"/></w:rPr><w:t>。</w:t></w:r></w:ins></w:p><w:p><w:pPr><w:pStyle w:val="Normal"/><w:spacing w:lineRule="exact" w:line="440"/><w:ind w:firstLine="545"/><w:rPr><w:rFonts w:eastAsia="楷体_GB2312;楷体"/><w:sz w:val="28"/><w:szCs w:val="28"/></w:rPr></w:pPr><w:r><w:rPr><w:rFonts w:eastAsia="楷体_GB2312;楷体"/><w:sz w:val="28"/><w:szCs w:val="28"/></w:rPr><w:t>软件平台：</w:t></w:r><w:r><w:rPr><w:rFonts w:eastAsia="楷体_GB2312;楷体"/><w:sz w:val="28"/><w:szCs w:val="28"/></w:rPr><w:t>Ubuntu 22.04</w:t></w:r><w:r><w:rPr><w:rFonts w:eastAsia="楷体_GB2312;楷体"/><w:sz w:val="28"/><w:szCs w:val="28"/></w:rPr><w:t xml:space="preserve"> , ROS2 humble</w:t></w:r><w:r><w:rPr><w:rFonts w:eastAsia="楷体_GB2312;楷体"/><w:sz w:val="28"/><w:szCs w:val="28"/></w:rPr><w:t>。</w:t></w:r></w:p><w:p><w:pPr><w:pStyle w:val="Normal"/><w:spacing w:lineRule="exact" w:line="440"/><w:jc w:val="left"/><w:rPr><w:rFonts w:eastAsia="楷体_GB2312;楷体"/><w:color w:val="000000"/><w:sz w:val="28"/><w:szCs w:val="28"/></w:rPr></w:pPr><w:r><w:rPr><w:rFonts w:eastAsia="楷体_GB2312;楷体"/><w:color w:val="000000"/><w:sz w:val="28"/><w:szCs w:val="28"/></w:rPr><w:t xml:space="preserve">3. </w:t></w:r><w:r><w:rPr><w:rFonts w:eastAsia="楷体_GB2312;楷体"/><w:color w:val="000000"/><w:sz w:val="28"/><w:szCs w:val="28"/></w:rPr><w:t>研究</w:t></w:r><w:r><w:rPr><w:rFonts w:eastAsia="楷体_GB2312;楷体"/><w:color w:val="000000"/><w:sz w:val="28"/><w:szCs w:val="28"/></w:rPr><w:t>创新</w:t></w:r><w:r><w:rPr><w:rFonts w:eastAsia="楷体_GB2312;楷体"/><w:color w:val="000000"/><w:sz w:val="28"/><w:szCs w:val="28"/></w:rPr><w:t>点</w:t></w:r></w:p><w:p><w:pPr><w:pStyle w:val="Normal"/><w:spacing w:lineRule="exact" w:line="440"/><w:ind w:firstLine="545"/><w:rPr><w:rFonts w:eastAsia="楷体_GB2312;楷体"/><w:ins w:id="883" w:author="哲 惠" w:date="2025-09-24T17:30:00Z"></w:ins><w:sz w:val="28"/><w:szCs w:val="28"/></w:rPr></w:pPr><w:r><w:rPr><w:rFonts w:eastAsia="楷体_GB2312;楷体"/><w:sz w:val="28"/><w:szCs w:val="28"/></w:rPr><w:t>1</w:t></w:r><w:r><w:rPr><w:rFonts w:eastAsia="楷体_GB2312;楷体"/><w:sz w:val="28"/><w:szCs w:val="28"/></w:rPr><w:t>、</w:t></w:r><w:ins w:id="882" w:author="哲 惠" w:date="2025-09-24T17:27:00Z"><w:r><w:rPr><w:rFonts w:eastAsia="楷体_GB2312;楷体"/><w:b w:val="false"/><w:bCs w:val="false"/><w:sz w:val="28"/><w:szCs w:val="28"/></w:rPr><w:t>多模态感知融合机制</w:t></w:r></w:ins></w:p><w:p><w:pPr><w:pStyle w:val="Normal"/><w:spacing w:lineRule="exact" w:line="440"/><w:ind w:firstLine="545"/><w:rPr><w:rFonts w:eastAsia="楷体_GB2312;楷体"/><w:ins w:id="887" w:author="哲 惠" w:date="2025-09-24T17:27:00Z"></w:ins><w:b/><w:b/><w:bCs/><w:sz w:val="28"/><w:szCs w:val="28"/></w:rPr></w:pPr><w:ins w:id="884" w:author="哲 惠" w:date="2025-09-24T17:30:00Z"><w:r><w:rPr><w:rFonts w:eastAsia="楷体_GB2312;楷体"/><w:sz w:val="28"/><w:szCs w:val="28"/></w:rPr><w:t>融合激光雷达、摄像头、</w:t></w:r></w:ins><w:ins w:id="885" w:author="哲 惠" w:date="2025-09-24T17:30:00Z"><w:r><w:rPr><w:rFonts w:eastAsia="楷体_GB2312;楷体"/><w:sz w:val="28"/><w:szCs w:val="28"/></w:rPr><w:t>IMU</w:t></w:r></w:ins><w:ins w:id="886" w:author="哲 惠" w:date="2025-09-24T17:30:00Z"><w:r><w:rPr><w:rFonts w:eastAsia="楷体_GB2312;楷体"/><w:sz w:val="28"/><w:szCs w:val="28"/></w:rPr><w:t>等多源传感器数据构建高维状态空间，获取更加全面和准确的环境信息。</w:t></w:r></w:ins></w:p><w:p><w:pPr><w:pStyle w:val="Normal"/><w:spacing w:lineRule="exact" w:line="440"/><w:ind w:firstLine="545"/><w:rPr><w:del w:id="894" w:author="哲 惠" w:date="2025-09-24T17:31:00Z"></w:del></w:rPr></w:pPr><w:del w:id="888" w:author="哲 惠" w:date="2025-09-24T17:30:00Z"><w:r><w:rPr><w:rFonts w:eastAsia="楷体_GB2312;楷体"/><w:sz w:val="28"/><w:szCs w:val="28"/></w:rPr><w:delText>融合</w:delText></w:r></w:del><w:del w:id="889" w:author="哲 惠" w:date="2025-09-24T17:31:00Z"><w:r><w:rPr><w:rFonts w:eastAsia="楷体_GB2312;楷体"/><w:sz w:val="28"/><w:szCs w:val="28"/></w:rPr><w:delText>激光点云、</w:delText></w:r></w:del><w:del w:id="890" w:author="哲 惠" w:date="2025-09-24T17:31:00Z"><w:r><w:rPr><w:rFonts w:eastAsia="楷体_GB2312;楷体"/><w:sz w:val="28"/><w:szCs w:val="28"/></w:rPr><w:delText>IMU</w:delText></w:r></w:del><w:del w:id="891" w:author="哲 惠" w:date="2025-09-24T17:31:00Z"><w:r><w:rPr><w:rFonts w:eastAsia="楷体_GB2312;楷体"/><w:sz w:val="28"/><w:szCs w:val="28"/></w:rPr><w:delText>、关节状态等多模态数据</w:delText></w:r></w:del><w:del w:id="892" w:author="哲 惠" w:date="2025-09-24T17:30:00Z"><w:r><w:rPr><w:rFonts w:eastAsia="楷体_GB2312;楷体"/><w:sz w:val="28"/><w:szCs w:val="28"/></w:rPr><w:delText>构建高维状态空间</w:delText></w:r></w:del><w:del w:id="893" w:author="哲 惠" w:date="2025-09-24T17:31:00Z"><w:r><w:rPr><w:rFonts w:eastAsia="楷体_GB2312;楷体"/><w:sz w:val="28"/><w:szCs w:val="28"/></w:rPr><w:delText>，提升机器人对复杂环境的感知鲁棒性。</w:delText></w:r></w:del></w:p><w:p><w:pPr><w:pStyle w:val="Normal"/><w:spacing w:lineRule="exact" w:line="440"/><w:ind w:firstLine="545"/><w:rPr><w:rFonts w:eastAsia="楷体_GB2312;楷体"/><w:ins w:id="898" w:author="哲 惠" w:date="2025-09-24T17:28:00Z"></w:ins><w:b/><w:b/><w:bCs/><w:sz w:val="28"/><w:szCs w:val="28"/></w:rPr></w:pPr><w:r><w:rPr><w:rFonts w:eastAsia="楷体_GB2312;楷体"/><w:sz w:val="28"/><w:szCs w:val="28"/></w:rPr><w:t>2</w:t></w:r><w:r><w:rPr><w:rFonts w:eastAsia="楷体_GB2312;楷体"/><w:sz w:val="28"/><w:szCs w:val="28"/></w:rPr><w:t>、</w:t></w:r><w:ins w:id="895" w:author="哲 惠" w:date="2025-09-24T17:29:00Z"><w:r><w:rPr><w:rFonts w:eastAsia="楷体_GB2312;楷体"/><w:sz w:val="28"/><w:szCs w:val="28"/></w:rPr><w:t>改进</w:t></w:r></w:ins><w:ins w:id="896" w:author="哲 惠" w:date="2025-09-24T17:29:00Z"><w:r><w:rPr><w:rFonts w:eastAsia="楷体_GB2312;楷体"/><w:sz w:val="28"/><w:szCs w:val="28"/></w:rPr><w:t>PPO</w:t></w:r></w:ins><w:ins w:id="897" w:author="哲 惠" w:date="2025-09-24T17:29:00Z"><w:r><w:rPr><w:rFonts w:eastAsia="楷体_GB2312;楷体"/><w:sz w:val="28"/><w:szCs w:val="28"/></w:rPr><w:t>的路径规划与步态优化方法</w:t></w:r></w:ins></w:p><w:p><w:pPr><w:pStyle w:val="Normal"/><w:spacing w:lineRule="exact" w:line="440"/><w:rPr><w:rFonts w:eastAsia="楷体_GB2312;楷体"/><w:sz w:val="28"/><w:szCs w:val="28"/><w:del w:id="922" w:author="哲 惠" w:date="2025-09-24T17:31:00Z"></w:del></w:rPr></w:pPr><w:ins w:id="899" w:author="哲 惠" w:date="2025-09-24T17:31:00Z"><w:r><w:rPr><w:rFonts w:eastAsia="楷体_GB2312;楷体"/><w:sz w:val="28"/><w:szCs w:val="28"/></w:rPr><w:t>设计</w:t></w:r></w:ins><w:ins w:id="900" w:author="哲 惠" w:date="2025-09-24T17:31:00Z"><w:r><w:rPr><w:rFonts w:eastAsia="楷体_GB2312;楷体"/><w:sz w:val="28"/><w:szCs w:val="28"/></w:rPr><w:t>多目标奖励函数，</w:t></w:r></w:ins><w:ins w:id="901" w:author="哲 惠" w:date="2025-09-24T17:31:00Z"><w:r><w:rPr><w:rFonts w:eastAsia="楷体_GB2312;楷体"/><w:sz w:val="28"/><w:szCs w:val="28"/></w:rPr><w:t>并</w:t></w:r></w:ins><w:ins w:id="902" w:author="哲 惠" w:date="2025-09-24T17:31:00Z"><w:r><w:rPr><w:rFonts w:eastAsia="楷体_GB2312;楷体"/><w:sz w:val="28"/><w:szCs w:val="28"/></w:rPr><w:t>采用归一化处理</w:t></w:r></w:ins><w:ins w:id="903" w:author="哲 惠" w:date="2025-09-24T17:31:00Z"><w:r><w:rPr><w:rFonts w:eastAsia="楷体_GB2312;楷体"/><w:sz w:val="28"/><w:szCs w:val="28"/></w:rPr><w:t>平衡</w:t></w:r></w:ins><w:ins w:id="904" w:author="哲 惠" w:date="2025-09-24T17:31:00Z"><w:r><w:rPr><w:rFonts w:eastAsia="楷体_GB2312;楷体"/><w:sz w:val="28"/><w:szCs w:val="28"/></w:rPr><w:t>各奖励项对策略优化的贡献</w:t></w:r></w:ins><w:ins w:id="905" w:author="哲 惠" w:date="2025-09-24T17:31:00Z"><w:r><w:rPr><w:rFonts w:eastAsia="楷体_GB2312;楷体"/><w:sz w:val="28"/><w:szCs w:val="28"/></w:rPr><w:t>，</w:t></w:r></w:ins><w:ins w:id="906" w:author="哲 惠" w:date="2025-09-24T17:31:00Z"><w:r><w:rPr><w:rFonts w:eastAsia="楷体_GB2312;楷体"/><w:sz w:val="28"/><w:szCs w:val="28"/></w:rPr><w:t>保证训练过程的平衡与稳定</w:t></w:r></w:ins><w:ins w:id="907" w:author="哲 惠" w:date="2025-09-24T17:31:00Z"><w:r><w:rPr><w:rFonts w:eastAsia="楷体_GB2312;楷体"/><w:sz w:val="28"/><w:szCs w:val="28"/></w:rPr><w:t>。此外，</w:t></w:r></w:ins><w:ins w:id="908" w:author="哲 惠" w:date="2025-09-24T17:31:00Z"><w:r><w:rPr><w:rFonts w:eastAsia="楷体_GB2312;楷体"/><w:sz w:val="28"/><w:szCs w:val="28"/></w:rPr><w:t>在</w:t></w:r></w:ins><w:ins w:id="909" w:author="哲 惠" w:date="2025-09-24T17:31:00Z"><w:r><w:rPr><w:rFonts w:eastAsia="楷体_GB2312;楷体"/><w:sz w:val="28"/><w:szCs w:val="28"/></w:rPr><w:t>PPO</w:t></w:r></w:ins><w:ins w:id="910" w:author="哲 惠" w:date="2025-09-24T17:31:00Z"><w:r><w:rPr><w:rFonts w:eastAsia="楷体_GB2312;楷体"/><w:sz w:val="28"/><w:szCs w:val="28"/></w:rPr><w:t>的</w:t></w:r></w:ins><w:ins w:id="911" w:author="哲 惠" w:date="2025-09-24T17:31:00Z"><w:r><w:rPr><w:rFonts w:eastAsia="楷体_GB2312;楷体"/><w:sz w:val="28"/><w:szCs w:val="28"/></w:rPr><w:t>Actor-Critic</w:t></w:r></w:ins><w:ins w:id="912" w:author="哲 惠" w:date="2025-09-24T17:31:00Z"><w:r><w:rPr><w:rFonts w:eastAsia="楷体_GB2312;楷体"/><w:sz w:val="28"/><w:szCs w:val="28"/></w:rPr><w:t>网络中</w:t></w:r></w:ins><w:ins w:id="913" w:author="哲 惠" w:date="2025-09-24T17:31:00Z"><w:r><w:rPr><w:rFonts w:eastAsia="楷体_GB2312;楷体"/><w:sz w:val="28"/><w:szCs w:val="28"/></w:rPr><w:t>加入</w:t></w:r></w:ins><w:ins w:id="914" w:author="哲 惠" w:date="2025-09-24T17:31:00Z"><w:r><w:rPr><w:rFonts w:eastAsia="楷体_GB2312;楷体"/><w:sz w:val="28"/><w:szCs w:val="28"/></w:rPr><w:t>残差块</w:t></w:r></w:ins><w:ins w:id="915" w:author="哲 惠" w:date="2025-09-24T17:31:00Z"><w:r><w:rPr><w:rFonts w:eastAsia="楷体_GB2312;楷体"/><w:sz w:val="28"/><w:szCs w:val="28"/></w:rPr><w:t>(</w:t></w:r></w:ins><w:ins w:id="916" w:author="哲 惠" w:date="2025-09-24T17:31:00Z"><w:r><w:rPr><w:rFonts w:eastAsia="楷体_GB2312;楷体"/><w:sz w:val="28"/><w:szCs w:val="28"/></w:rPr><w:t>ResBlock</w:t></w:r></w:ins><w:ins w:id="917" w:author="哲 惠" w:date="2025-09-24T17:31:00Z"><w:r><w:rPr><w:rFonts w:eastAsia="楷体_GB2312;楷体"/><w:sz w:val="28"/><w:szCs w:val="28"/></w:rPr><w:t>)</w:t></w:r></w:ins><w:ins w:id="918" w:author="哲 惠" w:date="2025-09-24T17:31:00Z"><w:r><w:rPr><w:rFonts w:eastAsia="楷体_GB2312;楷体"/><w:sz w:val="28"/><w:szCs w:val="28"/></w:rPr><w:t>，通过残差连接增强高维状态的特征提取能力，提高策略泛化性能。</w:t></w:r></w:ins><w:del w:id="919" w:author="哲 惠" w:date="2025-09-24T17:31:00Z"><w:r><w:rPr><w:rFonts w:eastAsia="楷体_GB2312;楷体"/><w:sz w:val="28"/><w:szCs w:val="28"/></w:rPr><w:delText>设计含路径进度、姿态稳定性等的多目标归一化奖励函数，结合残差块增强</w:delText></w:r></w:del><w:del w:id="920" w:author="哲 惠" w:date="2025-09-24T17:31:00Z"><w:r><w:rPr><w:rFonts w:eastAsia="楷体_GB2312;楷体"/><w:sz w:val="28"/><w:szCs w:val="28"/></w:rPr><w:delText>PPO</w:delText></w:r></w:del><w:del w:id="921" w:author="哲 惠" w:date="2025-09-24T17:31:00Z"><w:r><w:rPr><w:rFonts w:eastAsia="楷体_GB2312;楷体"/><w:sz w:val="28"/><w:szCs w:val="28"/></w:rPr><w:delText>网络，兼顾训练效率与规划性能。</w:delText></w:r></w:del></w:p><w:p><w:pPr><w:pStyle w:val="Normal"/><w:widowControl w:val="false"/><w:bidi w:val="0"/><w:spacing w:lineRule="exact" w:line="440"/><w:ind w:hanging="0"/><w:jc w:val="both"/><w:rPr><w:rFonts w:eastAsia="楷体_GB2312;楷体"/><w:ins w:id="924" w:author="哲 惠" w:date="2025-09-24T17:31:00Z"></w:ins><w:sz w:val="28"/><w:szCs w:val="28"/></w:rPr></w:pPr><w:ins w:id="923" w:author="哲 惠" w:date="2025-09-24T17:31:00Z"><w:r><w:rPr><w:rFonts w:eastAsia="楷体_GB2312;楷体"/><w:sz w:val="28"/><w:szCs w:val="28"/></w:rPr></w:r></w:ins></w:p><w:p><w:pPr><w:pStyle w:val="Normal"/><w:spacing w:lineRule="exact" w:line="440"/><w:rPr><w:rFonts w:eastAsia="楷体_GB2312;楷体"/><w:sz w:val="28"/><w:szCs w:val="28"/></w:rPr></w:pPr><w:r><w:rPr><w:rFonts w:eastAsia="楷体_GB2312;楷体"/><w:sz w:val="28"/><w:szCs w:val="28"/></w:rPr><w:t xml:space="preserve">4. </w:t></w:r><w:r><w:rPr><w:rFonts w:eastAsia="楷体_GB2312;楷体"/><w:sz w:val="28"/><w:szCs w:val="28"/></w:rPr><w:t>研究计划及预期</w:t></w:r><w:r><w:rPr><w:rFonts w:eastAsia="楷体_GB2312;楷体"/><w:sz w:val="28"/><w:szCs w:val="28"/></w:rPr><w:t>研究</w:t></w:r><w:r><w:rPr><w:rFonts w:eastAsia="楷体_GB2312;楷体"/><w:sz w:val="28"/><w:szCs w:val="28"/></w:rPr><w:t>成果</w:t></w:r></w:p><w:p><w:pPr><w:pStyle w:val="Normal"/><w:spacing w:lineRule="exact" w:line="440"/><w:rPr><w:rFonts w:eastAsia="楷体_GB2312;楷体"/><w:sz w:val="28"/><w:szCs w:val="28"/></w:rPr></w:pPr><w:r><w:rPr><w:rFonts w:eastAsia="楷体_GB2312;楷体"/><w:sz w:val="28"/><w:szCs w:val="28"/></w:rPr><w:t>4.1</w:t></w:r><w:r><w:rPr><w:rFonts w:eastAsia="楷体_GB2312;楷体"/><w:sz w:val="28"/><w:szCs w:val="28"/></w:rPr><w:t>研究计划</w:t></w:r></w:p><w:p><w:pPr><w:pStyle w:val="Normal"/><w:spacing w:lineRule="exact" w:line="440"/><w:rPr><w:rFonts w:eastAsia="楷体_GB2312;楷体"/><w:sz w:val="28"/><w:szCs w:val="28"/></w:rPr></w:pPr><w:r><w:rPr><w:rFonts w:eastAsia="楷体_GB2312;楷体"/><w:sz w:val="28"/><w:szCs w:val="28"/></w:rPr><w:t xml:space="preserve">2024 </w:t></w:r><w:r><w:rPr><w:rFonts w:eastAsia="楷体_GB2312;楷体"/><w:sz w:val="28"/><w:szCs w:val="28"/></w:rPr><w:t>年</w:t></w:r><w:r><w:rPr><w:rFonts w:eastAsia="Times New Roman"/><w:sz w:val="28"/><w:szCs w:val="28"/></w:rPr><w:t xml:space="preserve"> </w:t></w:r><w:r><w:rPr><w:rFonts w:eastAsia="楷体_GB2312;楷体"/><w:sz w:val="28"/><w:szCs w:val="28"/></w:rPr><w:t xml:space="preserve">9 </w:t></w:r><w:r><w:rPr><w:rFonts w:eastAsia="楷体_GB2312;楷体"/><w:sz w:val="28"/><w:szCs w:val="28"/></w:rPr><w:t>月至</w:t></w:r><w:r><w:rPr><w:rFonts w:eastAsia="Times New Roman"/><w:sz w:val="28"/><w:szCs w:val="28"/></w:rPr><w:t xml:space="preserve"> </w:t></w:r><w:r><w:rPr><w:rFonts w:eastAsia="楷体_GB2312;楷体"/><w:sz w:val="28"/><w:szCs w:val="28"/></w:rPr><w:t xml:space="preserve">2024 </w:t></w:r><w:r><w:rPr><w:rFonts w:eastAsia="楷体_GB2312;楷体"/><w:sz w:val="28"/><w:szCs w:val="28"/></w:rPr><w:t>年</w:t></w:r><w:r><w:rPr><w:rFonts w:eastAsia="Times New Roman"/><w:sz w:val="28"/><w:szCs w:val="28"/></w:rPr><w:t xml:space="preserve"> </w:t></w:r><w:r><w:rPr><w:rFonts w:eastAsia="楷体_GB2312;楷体"/><w:sz w:val="28"/><w:szCs w:val="28"/></w:rPr><w:t xml:space="preserve">1 </w:t></w:r><w:r><w:rPr><w:rFonts w:eastAsia="楷体_GB2312;楷体"/><w:sz w:val="28"/><w:szCs w:val="28"/></w:rPr><w:t>月：</w:t></w:r><w:r><w:rPr><w:rFonts w:eastAsia="楷体_GB2312;楷体"/><w:sz w:val="28"/><w:szCs w:val="28"/></w:rPr><w:t>理论学习</w:t></w:r></w:p><w:p><w:pPr><w:pStyle w:val="Normal"/><w:spacing w:lineRule="exact" w:line="440"/><w:ind w:firstLine="545"/><w:rPr><w:rFonts w:eastAsia="楷体_GB2312;楷体"/><w:sz w:val="28"/><w:szCs w:val="28"/></w:rPr></w:pPr><w:r><w:rPr><w:rFonts w:eastAsia="楷体_GB2312;楷体"/><w:sz w:val="28"/><w:szCs w:val="28"/></w:rPr><w:t>系统搜集国内外四足机器人路径规划相关研究文献；深入学习</w:t></w:r><w:r><w:rPr><w:rFonts w:eastAsia="楷体_GB2312;楷体"/><w:sz w:val="28"/><w:szCs w:val="28"/></w:rPr><w:t>Gazebo</w:t></w:r><w:r><w:rPr><w:rFonts w:eastAsia="楷体_GB2312;楷体"/><w:sz w:val="28"/><w:szCs w:val="28"/></w:rPr><w:t>仿真、</w:t></w:r><w:r><w:rPr><w:rFonts w:eastAsia="楷体_GB2312;楷体"/><w:sz w:val="28"/><w:szCs w:val="28"/></w:rPr><w:t>ROS</w:t></w:r><w:r><w:rPr><w:rFonts w:eastAsia="楷体_GB2312;楷体"/><w:sz w:val="28"/><w:szCs w:val="28"/></w:rPr><w:t>开发等核心技术，建立课题知识体系；完成开题报告，确定技术路线与实验方案。</w:t></w:r></w:p><w:p><w:pPr><w:pStyle w:val="Normal"/><w:spacing w:lineRule="exact" w:line="440"/><w:rPr><w:rFonts w:eastAsia="楷体_GB2312;楷体"/><w:sz w:val="28"/><w:szCs w:val="28"/></w:rPr></w:pPr><w:r><w:rPr><w:rFonts w:eastAsia="楷体_GB2312;楷体"/><w:sz w:val="28"/><w:szCs w:val="28"/></w:rPr><w:t xml:space="preserve">2025 </w:t></w:r><w:r><w:rPr><w:rFonts w:eastAsia="楷体_GB2312;楷体"/><w:sz w:val="28"/><w:szCs w:val="28"/></w:rPr><w:t>年</w:t></w:r><w:r><w:rPr><w:rFonts w:eastAsia="Times New Roman"/><w:sz w:val="28"/><w:szCs w:val="28"/></w:rPr><w:t xml:space="preserve"> </w:t></w:r><w:r><w:rPr><w:rFonts w:eastAsia="楷体_GB2312;楷体"/><w:sz w:val="28"/><w:szCs w:val="28"/></w:rPr><w:t xml:space="preserve">2 </w:t></w:r><w:r><w:rPr><w:rFonts w:eastAsia="楷体_GB2312;楷体"/><w:sz w:val="28"/><w:szCs w:val="28"/></w:rPr><w:t>月至</w:t></w:r><w:r><w:rPr><w:rFonts w:eastAsia="Times New Roman"/><w:sz w:val="28"/><w:szCs w:val="28"/></w:rPr><w:t xml:space="preserve"> </w:t></w:r><w:r><w:rPr><w:rFonts w:eastAsia="楷体_GB2312;楷体"/><w:sz w:val="28"/><w:szCs w:val="28"/></w:rPr><w:t xml:space="preserve">2025 </w:t></w:r><w:r><w:rPr><w:rFonts w:eastAsia="楷体_GB2312;楷体"/><w:sz w:val="28"/><w:szCs w:val="28"/></w:rPr><w:t>年</w:t></w:r><w:r><w:rPr><w:rFonts w:eastAsia="Times New Roman"/><w:sz w:val="28"/><w:szCs w:val="28"/></w:rPr><w:t xml:space="preserve"> </w:t></w:r><w:r><w:rPr><w:rFonts w:eastAsia="楷体_GB2312;楷体"/><w:sz w:val="28"/><w:szCs w:val="28"/></w:rPr><w:t xml:space="preserve">9 </w:t></w:r><w:r><w:rPr><w:rFonts w:eastAsia="楷体_GB2312;楷体"/><w:sz w:val="28"/><w:szCs w:val="28"/></w:rPr><w:t>月：</w:t></w:r><w:r><w:rPr><w:rFonts w:eastAsia="楷体_GB2312;楷体"/><w:sz w:val="28"/><w:szCs w:val="28"/></w:rPr><w:t>实验分析</w:t></w:r></w:p><w:p><w:pPr><w:pStyle w:val="Normal"/><w:spacing w:lineRule="exact" w:line="440"/><w:ind w:firstLine="545"/><w:rPr></w:rPr></w:pPr><w:r><w:rPr><w:rFonts w:eastAsia="楷体_GB2312;楷体"/><w:sz w:val="28"/><w:szCs w:val="28"/></w:rPr><w:t>技术实现：在</w:t></w:r><w:r><w:rPr><w:rFonts w:eastAsia="楷体_GB2312;楷体"/><w:sz w:val="28"/><w:szCs w:val="28"/></w:rPr><w:t>Gazebo</w:t></w:r><w:r><w:rPr><w:rFonts w:eastAsia="楷体_GB2312;楷体"/><w:sz w:val="28"/><w:szCs w:val="28"/></w:rPr><w:t>搭建复杂场景，开发数据采集与处理模块</w:t></w:r><w:r><w:rPr><w:rFonts w:eastAsia="楷体_GB2312;楷体"/><w:sz w:val="28"/><w:szCs w:val="28"/></w:rPr><w:t>，</w:t></w:r><w:r><w:rPr><w:rFonts w:eastAsia="楷体_GB2312;楷体"/><w:sz w:val="28"/><w:szCs w:val="28"/></w:rPr><w:t>完成增强型及对比算法的代码开发，集成多目标归一化奖励函数与残差块网络。</w:t></w:r></w:p><w:p><w:pPr><w:pStyle w:val="Normal"/><w:spacing w:lineRule="exact" w:line="440"/><w:ind w:firstLine="545"/><w:rPr></w:rPr></w:pPr><w:r><w:rPr><w:rFonts w:eastAsia="楷体_GB2312;楷体"/><w:sz w:val="28"/><w:szCs w:val="28"/></w:rPr><w:t>实验优化：通过仿真训练验证算法可行性，迭代调整奖励权重、残差块数量等参数</w:t></w:r><w:r><w:rPr><w:rFonts w:eastAsia="楷体_GB2312;楷体"/><w:sz w:val="28"/><w:szCs w:val="28"/></w:rPr><w:t>，</w:t></w:r><w:r><w:rPr><w:rFonts w:eastAsia="楷体_GB2312;楷体"/><w:sz w:val="28"/><w:szCs w:val="28"/></w:rPr><w:t>针对训练不稳定、场景适配性不足等问题，优化数据处理流程与算法结构，提升性能。</w:t></w:r></w:p><w:p><w:pPr><w:pStyle w:val="Normal"/><w:spacing w:lineRule="exact" w:line="440"/><w:rPr></w:rPr></w:pPr><w:r><w:rPr><w:rFonts w:eastAsia="楷体_GB2312;楷体"/><w:sz w:val="28"/><w:szCs w:val="28"/></w:rPr><w:t xml:space="preserve">2025 </w:t></w:r><w:r><w:rPr><w:rFonts w:eastAsia="楷体_GB2312;楷体"/><w:sz w:val="28"/><w:szCs w:val="28"/></w:rPr><w:t>年</w:t></w:r><w:r><w:rPr><w:rFonts w:eastAsia="Times New Roman"/><w:sz w:val="28"/><w:szCs w:val="28"/></w:rPr><w:t xml:space="preserve"> </w:t></w:r><w:r><w:rPr><w:rFonts w:eastAsia="楷体_GB2312;楷体"/><w:sz w:val="28"/><w:szCs w:val="28"/></w:rPr><w:t xml:space="preserve">10 </w:t></w:r><w:r><w:rPr><w:rFonts w:eastAsia="楷体_GB2312;楷体"/><w:sz w:val="28"/><w:szCs w:val="28"/></w:rPr><w:t>月至</w:t></w:r><w:r><w:rPr><w:rFonts w:eastAsia="Times New Roman"/><w:sz w:val="28"/><w:szCs w:val="28"/></w:rPr><w:t xml:space="preserve"> </w:t></w:r><w:r><w:rPr><w:rFonts w:eastAsia="楷体_GB2312;楷体"/><w:sz w:val="28"/><w:szCs w:val="28"/></w:rPr><w:t xml:space="preserve">2026 </w:t></w:r><w:r><w:rPr><w:rFonts w:eastAsia="楷体_GB2312;楷体"/><w:sz w:val="28"/><w:szCs w:val="28"/></w:rPr><w:t>年</w:t></w:r><w:r><w:rPr><w:rFonts w:eastAsia="Times New Roman"/><w:sz w:val="28"/><w:szCs w:val="28"/></w:rPr><w:t xml:space="preserve"> </w:t></w:r><w:r><w:rPr><w:rFonts w:eastAsia="楷体_GB2312;楷体"/><w:sz w:val="28"/><w:szCs w:val="28"/></w:rPr><w:t xml:space="preserve">3 </w:t></w:r><w:r><w:rPr><w:rFonts w:eastAsia="楷体_GB2312;楷体"/><w:sz w:val="28"/><w:szCs w:val="28"/></w:rPr><w:t>月：</w:t></w:r><w:r><w:rPr><w:rFonts w:eastAsia="楷体_GB2312;楷体"/><w:sz w:val="28"/><w:szCs w:val="28"/></w:rPr><w:t>论文写作和中期答辩</w:t></w:r></w:p><w:p><w:pPr><w:pStyle w:val="Normal"/><w:spacing w:lineRule="exact" w:line="440"/><w:ind w:firstLine="545"/><w:rPr><w:rFonts w:eastAsia="楷体_GB2312;楷体"/><w:sz w:val="28"/><w:szCs w:val="28"/></w:rPr></w:pPr><w:r><w:rPr><w:rFonts w:eastAsia="楷体_GB2312;楷体"/><w:sz w:val="28"/><w:szCs w:val="28"/></w:rPr><w:t>系统整理仿真与实机实验数据，优化论文框架与内容，补充图表论证，完善参考文献，撰写论文初稿。</w:t></w:r></w:p><w:p><w:pPr><w:pStyle w:val="Normal"/><w:spacing w:lineRule="exact" w:line="440"/><w:rPr><w:rFonts w:eastAsia="楷体_GB2312;楷体"/></w:rPr></w:pPr><w:r><w:rPr><w:rFonts w:eastAsia="楷体_GB2312;楷体"/><w:sz w:val="28"/><w:szCs w:val="28"/></w:rPr><w:t xml:space="preserve">2026 </w:t></w:r><w:r><w:rPr><w:rFonts w:eastAsia="楷体_GB2312;楷体"/><w:sz w:val="28"/><w:szCs w:val="28"/></w:rPr><w:t>年</w:t></w:r><w:r><w:rPr><w:rFonts w:eastAsia="Times New Roman"/><w:sz w:val="28"/><w:szCs w:val="28"/></w:rPr><w:t xml:space="preserve"> </w:t></w:r><w:r><w:rPr><w:rFonts w:eastAsia="楷体_GB2312;楷体"/><w:sz w:val="28"/><w:szCs w:val="28"/></w:rPr><w:t xml:space="preserve">4 </w:t></w:r><w:r><w:rPr><w:rFonts w:eastAsia="楷体_GB2312;楷体"/><w:sz w:val="28"/><w:szCs w:val="28"/></w:rPr><w:t>月至</w:t></w:r><w:r><w:rPr><w:rFonts w:eastAsia="Times New Roman"/><w:sz w:val="28"/><w:szCs w:val="28"/></w:rPr><w:t xml:space="preserve"> </w:t></w:r><w:r><w:rPr><w:rFonts w:eastAsia="楷体_GB2312;楷体"/><w:sz w:val="28"/><w:szCs w:val="28"/></w:rPr><w:t xml:space="preserve">2026 </w:t></w:r><w:r><w:rPr><w:rFonts w:eastAsia="楷体_GB2312;楷体"/><w:sz w:val="28"/><w:szCs w:val="28"/></w:rPr><w:t>年</w:t></w:r><w:r><w:rPr><w:rFonts w:eastAsia="Times New Roman"/><w:sz w:val="28"/><w:szCs w:val="28"/></w:rPr><w:t xml:space="preserve"> </w:t></w:r><w:r><w:rPr><w:rFonts w:eastAsia="楷体_GB2312;楷体"/><w:sz w:val="28"/><w:szCs w:val="28"/></w:rPr><w:t xml:space="preserve">6 </w:t></w:r><w:r><w:rPr><w:rFonts w:eastAsia="楷体_GB2312;楷体"/><w:sz w:val="28"/><w:szCs w:val="28"/></w:rPr><w:t>月：完善毕业论文、制作答辩</w:t></w:r><w:r><w:rPr><w:rFonts w:eastAsia="Times New Roman"/><w:sz w:val="28"/><w:szCs w:val="28"/></w:rPr><w:t xml:space="preserve"> </w:t></w:r><w:r><w:rPr><w:rFonts w:eastAsia="楷体_GB2312;楷体"/><w:sz w:val="28"/><w:szCs w:val="28"/></w:rPr><w:t>PPT</w:t></w:r><w:r><w:rPr><w:rFonts w:eastAsia="楷体_GB2312;楷体"/><w:sz w:val="28"/><w:szCs w:val="28"/></w:rPr><w:t>，</w:t></w:r><w:r><w:rPr><w:rFonts w:eastAsia="楷体_GB2312;楷体"/><w:sz w:val="28"/><w:szCs w:val="28"/></w:rPr><w:t>准备论文答辩。</w:t></w:r><w:r><w:rPr><w:rFonts w:eastAsia="Times New Roman"/><w:sz w:val="28"/><w:szCs w:val="28"/></w:rPr><w:t xml:space="preserve"> </w:t></w:r></w:p><w:p><w:pPr><w:pStyle w:val="Normal"/><w:spacing w:lineRule="exact" w:line="440"/><w:rPr><w:rFonts w:eastAsia="楷体_GB2312;楷体"/><w:sz w:val="28"/><w:szCs w:val="28"/></w:rPr></w:pPr><w:r><w:rPr><w:rFonts w:eastAsia="楷体_GB2312;楷体"/><w:sz w:val="28"/><w:szCs w:val="28"/></w:rPr><w:t>4.1</w:t></w:r><w:r><w:rPr><w:rFonts w:eastAsia="楷体_GB2312;楷体"/><w:sz w:val="28"/><w:szCs w:val="28"/></w:rPr><w:t>预期</w:t></w:r><w:r><w:rPr><w:rFonts w:eastAsia="楷体_GB2312;楷体"/><w:sz w:val="28"/><w:szCs w:val="28"/></w:rPr><w:t>研究</w:t></w:r><w:r><w:rPr><w:rFonts w:eastAsia="楷体_GB2312;楷体"/><w:sz w:val="28"/><w:szCs w:val="28"/></w:rPr><w:t>成果</w:t></w:r></w:p><w:p><w:pPr><w:pStyle w:val="Normal"/><w:spacing w:lineRule="exact" w:line="440"/><w:rPr></w:rPr></w:pPr><w:r><w:rPr><w:rFonts w:eastAsia="楷体_GB2312;楷体"/><w:sz w:val="28"/><w:szCs w:val="28"/></w:rPr><w:t>(1)</w:t></w:r><w:r><w:rPr><w:rFonts w:eastAsia="楷体_GB2312;楷体"/><w:sz w:val="28"/><w:szCs w:val="28"/></w:rPr><w:t>形成</w:t></w:r><w:r><w:rPr><w:rFonts w:eastAsia="Times New Roman"/><w:sz w:val="28"/><w:szCs w:val="28"/></w:rPr><w:t xml:space="preserve"> </w:t></w:r><w:r><w:rPr><w:rFonts w:eastAsia="楷体_GB2312;楷体"/><w:sz w:val="28"/><w:szCs w:val="28"/></w:rPr><w:t xml:space="preserve">1 </w:t></w:r><w:r><w:rPr><w:rFonts w:eastAsia="楷体_GB2312;楷体"/><w:sz w:val="28"/><w:szCs w:val="28"/></w:rPr><w:t>套可落地的算法代码</w:t></w:r><w:r><w:rPr><w:rFonts w:eastAsia="楷体_GB2312;楷体"/><w:sz w:val="28"/><w:szCs w:val="28"/></w:rPr><w:t>，部署</w:t></w:r><w:r><w:rPr><w:rFonts w:eastAsia="楷体_GB2312;楷体"/><w:sz w:val="28"/><w:szCs w:val="28"/></w:rPr><w:t>在</w:t></w:r><w:r><w:rPr><w:rFonts w:eastAsia="楷体_GB2312;楷体"/><w:sz w:val="28"/><w:szCs w:val="28"/></w:rPr><w:t>四足</w:t></w:r><w:r><w:rPr><w:rFonts w:eastAsia="楷体_GB2312;楷体"/><w:sz w:val="28"/><w:szCs w:val="28"/></w:rPr><w:t>机器人的稳定运行</w:t></w:r><w:r><w:rPr><w:rFonts w:eastAsia="楷体_GB2312;楷体"/><w:sz w:val="28"/><w:szCs w:val="28"/></w:rPr><w:t>，</w:t></w:r><w:r><w:rPr><w:rFonts w:eastAsia="楷体_GB2312;楷体"/><w:sz w:val="28"/><w:szCs w:val="28"/></w:rPr><w:t>满足实际作业需求。</w:t></w:r></w:p><w:p><w:pPr><w:pStyle w:val="Normal"/><w:spacing w:lineRule="exact" w:line="440"/><w:rPr><w:rFonts w:eastAsia="楷体_GB2312;楷体"/><w:sz w:val="28"/><w:szCs w:val="28"/></w:rPr></w:pPr><w:r><w:rPr><w:rFonts w:eastAsia="楷体_GB2312;楷体"/><w:sz w:val="28"/><w:szCs w:val="28"/></w:rPr><w:t>(2)</w:t></w:r><w:r><w:rPr><w:rFonts w:eastAsia="楷体_GB2312;楷体"/><w:sz w:val="28"/><w:szCs w:val="28"/></w:rPr><w:t>发表</w:t></w:r><w:r><w:rPr><w:rFonts w:eastAsia="楷体_GB2312;楷体"/><w:sz w:val="28"/><w:szCs w:val="28"/></w:rPr><w:t>1</w:t></w:r><w:r><w:rPr><w:rFonts w:eastAsia="楷体_GB2312;楷体"/><w:sz w:val="28"/><w:szCs w:val="28"/></w:rPr><w:t>篇核心期刊。</w:t></w:r></w:p><w:p><w:pPr><w:pStyle w:val="Normal"/><w:spacing w:lineRule="exact" w:line="440"/><w:rPr></w:rPr></w:pPr><w:r><w:rPr><w:rFonts w:eastAsia="楷体_GB2312;楷体"/><w:sz w:val="28"/><w:szCs w:val="28"/></w:rPr><w:t>(2)</w:t></w:r><w:r><w:rPr><w:rFonts w:eastAsia="楷体_GB2312;楷体"/><w:sz w:val="28"/><w:szCs w:val="28"/></w:rPr><w:t>完成硕士毕业论文</w:t></w:r><w:r><w:rPr><w:rFonts w:eastAsia="楷体_GB2312;楷体"/><w:sz w:val="28"/><w:szCs w:val="28"/></w:rPr><w:t>。</w:t></w:r></w:p><w:sectPr><w:headerReference w:type="default" r:id="rId11"/><w:type w:val="nextPage"/><w:pgSz w:w="11906" w:h="16838"/><w:pgMar w:left="1418" w:right="1418" w:gutter="0" w:header="397" w:top="1418" w:footer="0" w:bottom="1418"/><w:pgNumType w:fmt="decimal"/><w:formProt w:val="false"/><w:textDirection w:val="lrTb"/><w:docGrid w:type="linesAndChars" w:linePitch="415" w:charSpace="4294965657"/></w:sectPr></w:body></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等线 Light">
    <w:charset w:val="86"/>
    <w:family w:val="auto"/>
    <w:pitch w:val="variable"/>
  </w:font>
  <w:font w:name="Wingdings">
    <w:charset w:val="02"/>
    <w:family w:val="auto"/>
    <w:pitch w:val="variable"/>
  </w:font>
  <w:font w:name="宋体">
    <w:altName w:val="SimSun"/>
    <w:charset w:val="86"/>
    <w:family w:val="auto"/>
    <w:pitch w:val="variable"/>
  </w:font>
  <w:font w:name="Liberation Sans">
    <w:altName w:val="Arial"/>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suff w:val="nothing"/>
      <w:lvlText w:val="[%1]"/>
      <w:lvlJc w:val="left"/>
      <w:pPr>
        <w:tabs>
          <w:tab w:val="num" w:pos="0"/>
        </w:tabs>
        <w:ind w:left="0" w:hanging="0"/>
      </w:pPr>
      <w:rPr/>
    </w:lvl>
  </w:abstractNum>
  <w:num w:numId="1">
    <w:abstractNumId w:val="1"/>
  </w:num>
  <w:num w:numId="2">
    <w:abstractNumId w:val="2"/>
  </w:num>
</w:numbering>
</file>

<file path=word/settings.xml><?xml version="1.0" encoding="utf-8"?>
<w:settings xmlns:w="http://schemas.openxmlformats.org/wordprocessingml/2006/main">
  <w:zoom w:percent="80"/>
  <w:trackRevisions/>
  <w:defaultTabStop w:val="420"/>
  <w:autoHyphenation w:val="true"/>
  <w:compat>
    <w:noLeading/>
    <w:doNotExpandShiftReturn/>
    <w:compatSetting w:name="compatibilityMode" w:uri="http://schemas.microsoft.com/office/word" w:val="14"/>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exact" w:line="700"/>
      <w:jc w:val="both"/>
    </w:pPr>
    <w:rPr>
      <w:rFonts w:ascii="Times New Roman" w:hAnsi="Times New Roman" w:eastAsia="宋体;SimSun" w:cs="Times New Roman"/>
      <w:color w:val="auto"/>
      <w:kern w:val="2"/>
      <w:sz w:val="21"/>
      <w:szCs w:val="24"/>
      <w:lang w:val="en-US" w:eastAsia="zh-CN" w:bidi="ar-SA"/>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等线 Light" w:hAnsi="等线 Light" w:eastAsia="等线 Light" w:cs="Times New Roman"/>
      <w:b/>
      <w:bCs/>
      <w:sz w:val="32"/>
      <w:szCs w:val="32"/>
    </w:rPr>
  </w:style>
  <w:style w:type="character" w:styleId="WW8Num2z0">
    <w:name w:val="WW8Num2z0"/>
    <w:qFormat/>
    <w:rPr/>
  </w:style>
  <w:style w:type="character" w:styleId="WW8Num2z1">
    <w:name w:val="WW8Num2z1"/>
    <w:qFormat/>
    <w:rPr>
      <w:rFonts w:ascii="Wingdings" w:hAnsi="Wingdings" w:cs="Wingdings"/>
    </w:rPr>
  </w:style>
  <w:style w:type="character" w:styleId="WW8Num3z0">
    <w:name w:val="WW8Num3z0"/>
    <w:qFormat/>
    <w:rPr>
      <w:rFonts w:ascii="Wingdings" w:hAnsi="Wingdings" w:cs="Wingdings"/>
    </w:rPr>
  </w:style>
  <w:style w:type="character" w:styleId="WW8Num4z0">
    <w:name w:val="WW8Num4z0"/>
    <w:qFormat/>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0z0">
    <w:name w:val="WW8Num10z0"/>
    <w:qFormat/>
    <w:rPr/>
  </w:style>
  <w:style w:type="character" w:styleId="WW8Num12z0">
    <w:name w:val="WW8Num12z0"/>
    <w:qFormat/>
    <w:rPr>
      <w:rFonts w:ascii="Times New Roman" w:hAnsi="Times New Roman" w:eastAsia="Times New Roman" w:cs="Times New Roman"/>
      <w:b w:val="false"/>
      <w:i w:val="false"/>
      <w:strike w:val="false"/>
      <w:dstrike w:val="false"/>
      <w:color w:val="000000"/>
      <w:position w:val="0"/>
      <w:sz w:val="24"/>
      <w:sz w:val="24"/>
      <w:szCs w:val="24"/>
      <w:u w:val="none" w:color="000000"/>
      <w:shd w:fill="auto" w:val="clear"/>
      <w:vertAlign w:val="baseline"/>
    </w:rPr>
  </w:style>
  <w:style w:type="character" w:styleId="Style13">
    <w:name w:val="默认段落字体"/>
    <w:qFormat/>
    <w:rPr/>
  </w:style>
  <w:style w:type="character" w:styleId="StrongEmphasis">
    <w:name w:val="Strong Emphasis"/>
    <w:qFormat/>
    <w:rPr>
      <w:b/>
      <w:bCs/>
    </w:rPr>
  </w:style>
  <w:style w:type="character" w:styleId="Char">
    <w:name w:val="页眉 Char"/>
    <w:qFormat/>
    <w:rPr>
      <w:kern w:val="2"/>
      <w:sz w:val="18"/>
      <w:szCs w:val="18"/>
    </w:rPr>
  </w:style>
  <w:style w:type="character" w:styleId="Char1">
    <w:name w:val="页脚 Char"/>
    <w:qFormat/>
    <w:rPr>
      <w:kern w:val="2"/>
      <w:sz w:val="18"/>
      <w:szCs w:val="18"/>
    </w:rPr>
  </w:style>
  <w:style w:type="character" w:styleId="Style14">
    <w:name w:val="批注引用"/>
    <w:qFormat/>
    <w:rPr>
      <w:sz w:val="21"/>
      <w:szCs w:val="21"/>
    </w:rPr>
  </w:style>
  <w:style w:type="character" w:styleId="Char2">
    <w:name w:val="批注文字 Char"/>
    <w:qFormat/>
    <w:rPr>
      <w:kern w:val="2"/>
      <w:sz w:val="21"/>
      <w:szCs w:val="24"/>
    </w:rPr>
  </w:style>
  <w:style w:type="character" w:styleId="Char3">
    <w:name w:val="批注主题 Char"/>
    <w:qFormat/>
    <w:rPr>
      <w:b/>
      <w:bCs/>
      <w:kern w:val="2"/>
      <w:sz w:val="21"/>
      <w:szCs w:val="24"/>
    </w:rPr>
  </w:style>
  <w:style w:type="character" w:styleId="Char4">
    <w:name w:val="批注框文本 Char"/>
    <w:qFormat/>
    <w:rPr>
      <w:kern w:val="2"/>
      <w:sz w:val="18"/>
      <w:szCs w:val="18"/>
    </w:rPr>
  </w:style>
  <w:style w:type="character" w:styleId="Char5">
    <w:name w:val="日期 Char"/>
    <w:qFormat/>
    <w:rPr>
      <w:kern w:val="2"/>
      <w:sz w:val="21"/>
      <w:szCs w:val="24"/>
    </w:rPr>
  </w:style>
  <w:style w:type="character" w:styleId="Char6">
    <w:name w:val="文档结构图 Char"/>
    <w:qFormat/>
    <w:rPr>
      <w:rFonts w:ascii="宋体;SimSun" w:hAnsi="宋体;SimSun"/>
      <w:kern w:val="2"/>
      <w:sz w:val="18"/>
      <w:szCs w:val="18"/>
    </w:rPr>
  </w:style>
  <w:style w:type="character" w:styleId="PageNumber">
    <w:name w:val="Page Number"/>
    <w:basedOn w:val="Style13"/>
    <w:rPr/>
  </w:style>
  <w:style w:type="character" w:styleId="InternetLink">
    <w:name w:val="Hyperlink"/>
    <w:rPr>
      <w:color w:val="0563C1"/>
      <w:u w:val="single"/>
    </w:rPr>
  </w:style>
  <w:style w:type="character" w:styleId="Style15">
    <w:name w:val="未处理的提及"/>
    <w:qFormat/>
    <w:rPr>
      <w:color w:val="605E5C"/>
      <w:shd w:fill="E1DFDD" w:val="clear"/>
    </w:rPr>
  </w:style>
  <w:style w:type="character" w:styleId="2">
    <w:name w:val="标题 2 字符"/>
    <w:qFormat/>
    <w:rPr>
      <w:rFonts w:ascii="等线 Light" w:hAnsi="等线 Light" w:eastAsia="等线 Light" w:cs="Times New Roman"/>
      <w:b/>
      <w:bCs/>
      <w:kern w:val="2"/>
      <w:sz w:val="32"/>
      <w:szCs w:val="32"/>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snapToGrid w:val="false"/>
      <w:spacing w:lineRule="atLeast" w:line="240"/>
      <w:jc w:val="center"/>
    </w:pPr>
    <w:rPr>
      <w:sz w:val="18"/>
      <w:szCs w:val="18"/>
      <w:lang w:val="en-US"/>
    </w:rPr>
  </w:style>
  <w:style w:type="paragraph" w:styleId="Footer">
    <w:name w:val="Footer"/>
    <w:basedOn w:val="Normal"/>
    <w:pPr>
      <w:snapToGrid w:val="false"/>
      <w:spacing w:lineRule="atLeast" w:line="240"/>
      <w:jc w:val="left"/>
    </w:pPr>
    <w:rPr>
      <w:sz w:val="18"/>
      <w:szCs w:val="18"/>
      <w:lang w:val="en-US"/>
    </w:rPr>
  </w:style>
  <w:style w:type="paragraph" w:styleId="Style16">
    <w:name w:val="批注文字"/>
    <w:basedOn w:val="Normal"/>
    <w:qFormat/>
    <w:pPr>
      <w:jc w:val="left"/>
    </w:pPr>
    <w:rPr>
      <w:lang w:val="en-US"/>
    </w:rPr>
  </w:style>
  <w:style w:type="paragraph" w:styleId="Style17">
    <w:name w:val="批注主题"/>
    <w:basedOn w:val="Style16"/>
    <w:next w:val="Style16"/>
    <w:qFormat/>
    <w:pPr/>
    <w:rPr>
      <w:b/>
      <w:bCs/>
    </w:rPr>
  </w:style>
  <w:style w:type="paragraph" w:styleId="Style18">
    <w:name w:val="批注框文本"/>
    <w:basedOn w:val="Normal"/>
    <w:qFormat/>
    <w:pPr>
      <w:spacing w:lineRule="auto" w:line="240"/>
    </w:pPr>
    <w:rPr>
      <w:sz w:val="18"/>
      <w:szCs w:val="18"/>
      <w:lang w:val="en-US"/>
    </w:rPr>
  </w:style>
  <w:style w:type="paragraph" w:styleId="Style19">
    <w:name w:val="日期"/>
    <w:basedOn w:val="Normal"/>
    <w:next w:val="Normal"/>
    <w:qFormat/>
    <w:pPr>
      <w:ind w:left="100" w:hanging="0"/>
    </w:pPr>
    <w:rPr>
      <w:lang w:val="en-US"/>
    </w:rPr>
  </w:style>
  <w:style w:type="paragraph" w:styleId="Style20">
    <w:name w:val="文档结构图"/>
    <w:basedOn w:val="Normal"/>
    <w:qFormat/>
    <w:pPr/>
    <w:rPr>
      <w:rFonts w:ascii="宋体;SimSun" w:hAnsi="宋体;SimSun"/>
      <w:sz w:val="18"/>
      <w:szCs w:val="18"/>
      <w:lang w:val="en-US"/>
    </w:rPr>
  </w:style>
  <w:style w:type="paragraph" w:styleId="Style21">
    <w:name w:val="普通(网站)"/>
    <w:basedOn w:val="Normal"/>
    <w:qFormat/>
    <w:pPr/>
    <w:rPr>
      <w:sz w:val="24"/>
    </w:rPr>
  </w:style>
  <w:style w:type="paragraph" w:styleId="Style22">
    <w:name w:val="修订"/>
    <w:qFormat/>
    <w:pPr>
      <w:widowControl/>
      <w:bidi w:val="0"/>
    </w:pPr>
    <w:rPr>
      <w:rFonts w:ascii="Times New Roman" w:hAnsi="Times New Roman" w:eastAsia="宋体;SimSun" w:cs="Times New Roman"/>
      <w:color w:val="auto"/>
      <w:kern w:val="2"/>
      <w:sz w:val="21"/>
      <w:szCs w:val="24"/>
      <w:lang w:val="en-US" w:eastAsia="zh-CN" w:bidi="ar-SA"/>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www.semanticscholar.org/author/Guillaume-Bellegarda/2325168330" TargetMode="External"/><Relationship Id="rId6" Type="http://schemas.openxmlformats.org/officeDocument/2006/relationships/hyperlink" Target="https://doi.org/10.1145/359156.359164" TargetMode="External"/><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header" Target="header1.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1835</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2025-09-22T20:04:00Z</dcterms:created>
  <dc:creator>微软用户</dc:creator>
  <dc:description/>
  <cp:keywords/>
  <dc:language>en-US</dc:language>
  <cp:lastModifiedBy>哲 惠</cp:lastModifiedBy>
  <cp:lastPrinted>2015-05-18T18:06:00Z</cp:lastPrinted>
  <dcterms:modified xsi:type="dcterms:W3CDTF">2025-09-24T17:32:00Z</dcterms:modified>
  <cp:revision>153</cp:revision>
  <dc:subject/>
  <dc:title/>
</cp:coreProperties>
</file>